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1D6203" w14:textId="639DC157" w:rsidR="00AA7957" w:rsidRPr="00AA7957" w:rsidRDefault="00AA7957" w:rsidP="00AA7957">
      <w:pPr>
        <w:jc w:val="center"/>
        <w:rPr>
          <w:sz w:val="56"/>
        </w:rPr>
      </w:pPr>
      <w:r w:rsidRPr="00AA7957">
        <w:rPr>
          <w:sz w:val="56"/>
        </w:rPr>
        <w:t>Our Future Nuclear Data Needs</w:t>
      </w:r>
    </w:p>
    <w:p w14:paraId="039A7477" w14:textId="7B9EC3E8" w:rsidR="00AA7957" w:rsidRPr="00AA7957" w:rsidRDefault="00AA7957" w:rsidP="00AA7957">
      <w:pPr>
        <w:jc w:val="center"/>
        <w:rPr>
          <w:rFonts w:cs="Times New Roman"/>
          <w:sz w:val="32"/>
        </w:rPr>
      </w:pPr>
      <w:r w:rsidRPr="00AA7957">
        <w:rPr>
          <w:rFonts w:cs="Times New Roman"/>
          <w:sz w:val="32"/>
        </w:rPr>
        <w:t>November 25, 2018</w:t>
      </w:r>
    </w:p>
    <w:p w14:paraId="360F14D3" w14:textId="77777777" w:rsidR="00AA7957" w:rsidRPr="00AA7957" w:rsidRDefault="00AA7957" w:rsidP="00AA7957"/>
    <w:p w14:paraId="652A4D41" w14:textId="77777777" w:rsidR="00AA7957" w:rsidRDefault="00AA7957" w:rsidP="00AA7957">
      <w:pPr>
        <w:pStyle w:val="TOC1"/>
      </w:pPr>
    </w:p>
    <w:p w14:paraId="22E298C5" w14:textId="77777777" w:rsidR="00AA7957" w:rsidRPr="00AA7957" w:rsidRDefault="00AA7957" w:rsidP="00AA7957"/>
    <w:p w14:paraId="7E42C0FC" w14:textId="77777777" w:rsidR="00AA7957" w:rsidRPr="00AA7957" w:rsidRDefault="00AA7957">
      <w:pPr>
        <w:pStyle w:val="TOC1"/>
        <w:tabs>
          <w:tab w:val="left" w:pos="480"/>
          <w:tab w:val="right" w:leader="dot" w:pos="9350"/>
        </w:tabs>
        <w:rPr>
          <w:rFonts w:ascii="Times New Roman" w:eastAsiaTheme="minorEastAsia" w:hAnsi="Times New Roman" w:cs="Times New Roman"/>
          <w:b w:val="0"/>
          <w:bCs w:val="0"/>
          <w:noProof/>
          <w:sz w:val="32"/>
        </w:rPr>
      </w:pPr>
      <w:r w:rsidRPr="00AA7957">
        <w:rPr>
          <w:rFonts w:ascii="Times New Roman" w:hAnsi="Times New Roman" w:cs="Times New Roman"/>
          <w:b w:val="0"/>
          <w:bCs w:val="0"/>
          <w:sz w:val="32"/>
        </w:rPr>
        <w:fldChar w:fldCharType="begin"/>
      </w:r>
      <w:r w:rsidRPr="00AA7957">
        <w:rPr>
          <w:rFonts w:ascii="Times New Roman" w:hAnsi="Times New Roman" w:cs="Times New Roman"/>
          <w:b w:val="0"/>
          <w:bCs w:val="0"/>
          <w:sz w:val="32"/>
        </w:rPr>
        <w:instrText xml:space="preserve"> TOC \o "1-3" </w:instrText>
      </w:r>
      <w:r w:rsidRPr="00AA7957">
        <w:rPr>
          <w:rFonts w:ascii="Times New Roman" w:hAnsi="Times New Roman" w:cs="Times New Roman"/>
          <w:b w:val="0"/>
          <w:bCs w:val="0"/>
          <w:sz w:val="32"/>
        </w:rPr>
        <w:fldChar w:fldCharType="separate"/>
      </w:r>
      <w:r w:rsidRPr="00AA7957">
        <w:rPr>
          <w:rFonts w:ascii="Times New Roman" w:hAnsi="Times New Roman" w:cs="Times New Roman"/>
          <w:b w:val="0"/>
          <w:noProof/>
          <w:sz w:val="32"/>
        </w:rPr>
        <w:t>I.</w:t>
      </w:r>
      <w:r w:rsidRPr="00AA7957">
        <w:rPr>
          <w:rFonts w:ascii="Times New Roman" w:eastAsiaTheme="minorEastAsia" w:hAnsi="Times New Roman" w:cs="Times New Roman"/>
          <w:b w:val="0"/>
          <w:bCs w:val="0"/>
          <w:noProof/>
          <w:sz w:val="32"/>
        </w:rPr>
        <w:tab/>
      </w:r>
      <w:r w:rsidRPr="00AA7957">
        <w:rPr>
          <w:rFonts w:ascii="Times New Roman" w:hAnsi="Times New Roman" w:cs="Times New Roman"/>
          <w:b w:val="0"/>
          <w:noProof/>
          <w:sz w:val="32"/>
        </w:rPr>
        <w:t>Introduction</w:t>
      </w:r>
      <w:r w:rsidRPr="00AA7957">
        <w:rPr>
          <w:rFonts w:ascii="Times New Roman" w:hAnsi="Times New Roman" w:cs="Times New Roman"/>
          <w:b w:val="0"/>
          <w:noProof/>
          <w:sz w:val="32"/>
        </w:rPr>
        <w:tab/>
      </w:r>
      <w:r w:rsidRPr="00AA7957">
        <w:rPr>
          <w:rFonts w:ascii="Times New Roman" w:hAnsi="Times New Roman" w:cs="Times New Roman"/>
          <w:b w:val="0"/>
          <w:noProof/>
          <w:sz w:val="32"/>
        </w:rPr>
        <w:fldChar w:fldCharType="begin"/>
      </w:r>
      <w:r w:rsidRPr="00AA7957">
        <w:rPr>
          <w:rFonts w:ascii="Times New Roman" w:hAnsi="Times New Roman" w:cs="Times New Roman"/>
          <w:b w:val="0"/>
          <w:noProof/>
          <w:sz w:val="32"/>
        </w:rPr>
        <w:instrText xml:space="preserve"> PAGEREF _Toc530928024 \h </w:instrText>
      </w:r>
      <w:r w:rsidRPr="00AA7957">
        <w:rPr>
          <w:rFonts w:ascii="Times New Roman" w:hAnsi="Times New Roman" w:cs="Times New Roman"/>
          <w:b w:val="0"/>
          <w:noProof/>
          <w:sz w:val="32"/>
        </w:rPr>
      </w:r>
      <w:r w:rsidRPr="00AA7957">
        <w:rPr>
          <w:rFonts w:ascii="Times New Roman" w:hAnsi="Times New Roman" w:cs="Times New Roman"/>
          <w:b w:val="0"/>
          <w:noProof/>
          <w:sz w:val="32"/>
        </w:rPr>
        <w:fldChar w:fldCharType="separate"/>
      </w:r>
      <w:r w:rsidRPr="00AA7957">
        <w:rPr>
          <w:rFonts w:ascii="Times New Roman" w:hAnsi="Times New Roman" w:cs="Times New Roman"/>
          <w:b w:val="0"/>
          <w:noProof/>
          <w:sz w:val="32"/>
        </w:rPr>
        <w:t>2</w:t>
      </w:r>
      <w:r w:rsidRPr="00AA7957">
        <w:rPr>
          <w:rFonts w:ascii="Times New Roman" w:hAnsi="Times New Roman" w:cs="Times New Roman"/>
          <w:b w:val="0"/>
          <w:noProof/>
          <w:sz w:val="32"/>
        </w:rPr>
        <w:fldChar w:fldCharType="end"/>
      </w:r>
    </w:p>
    <w:p w14:paraId="61F28B77" w14:textId="77777777" w:rsidR="00AA7957" w:rsidRPr="00AA7957" w:rsidRDefault="00AA7957">
      <w:pPr>
        <w:pStyle w:val="TOC2"/>
        <w:tabs>
          <w:tab w:val="left" w:pos="720"/>
          <w:tab w:val="right" w:leader="dot" w:pos="9350"/>
        </w:tabs>
        <w:rPr>
          <w:rFonts w:ascii="Times New Roman" w:eastAsiaTheme="minorEastAsia" w:hAnsi="Times New Roman" w:cs="Times New Roman"/>
          <w:b w:val="0"/>
          <w:bCs w:val="0"/>
          <w:noProof/>
          <w:sz w:val="32"/>
          <w:szCs w:val="24"/>
        </w:rPr>
      </w:pPr>
      <w:r w:rsidRPr="00AA7957">
        <w:rPr>
          <w:rFonts w:ascii="Times New Roman" w:hAnsi="Times New Roman" w:cs="Times New Roman"/>
          <w:b w:val="0"/>
          <w:noProof/>
          <w:sz w:val="28"/>
        </w:rPr>
        <w:t>A.</w:t>
      </w:r>
      <w:r w:rsidRPr="00AA7957">
        <w:rPr>
          <w:rFonts w:ascii="Times New Roman" w:eastAsiaTheme="minorEastAsia" w:hAnsi="Times New Roman" w:cs="Times New Roman"/>
          <w:b w:val="0"/>
          <w:bCs w:val="0"/>
          <w:noProof/>
          <w:sz w:val="32"/>
          <w:szCs w:val="24"/>
        </w:rPr>
        <w:tab/>
      </w:r>
      <w:r w:rsidRPr="00AA7957">
        <w:rPr>
          <w:rFonts w:ascii="Times New Roman" w:hAnsi="Times New Roman" w:cs="Times New Roman"/>
          <w:b w:val="0"/>
          <w:noProof/>
          <w:sz w:val="28"/>
        </w:rPr>
        <w:t>The two faces of nuclear data</w:t>
      </w:r>
      <w:r w:rsidRPr="00AA7957">
        <w:rPr>
          <w:rFonts w:ascii="Times New Roman" w:hAnsi="Times New Roman" w:cs="Times New Roman"/>
          <w:b w:val="0"/>
          <w:noProof/>
          <w:sz w:val="28"/>
        </w:rPr>
        <w:tab/>
      </w:r>
      <w:r w:rsidRPr="00AA7957">
        <w:rPr>
          <w:rFonts w:ascii="Times New Roman" w:hAnsi="Times New Roman" w:cs="Times New Roman"/>
          <w:b w:val="0"/>
          <w:noProof/>
          <w:sz w:val="28"/>
        </w:rPr>
        <w:fldChar w:fldCharType="begin"/>
      </w:r>
      <w:r w:rsidRPr="00AA7957">
        <w:rPr>
          <w:rFonts w:ascii="Times New Roman" w:hAnsi="Times New Roman" w:cs="Times New Roman"/>
          <w:b w:val="0"/>
          <w:noProof/>
          <w:sz w:val="28"/>
        </w:rPr>
        <w:instrText xml:space="preserve"> PAGEREF _Toc530928025 \h </w:instrText>
      </w:r>
      <w:r w:rsidRPr="00AA7957">
        <w:rPr>
          <w:rFonts w:ascii="Times New Roman" w:hAnsi="Times New Roman" w:cs="Times New Roman"/>
          <w:b w:val="0"/>
          <w:noProof/>
          <w:sz w:val="28"/>
        </w:rPr>
      </w:r>
      <w:r w:rsidRPr="00AA7957">
        <w:rPr>
          <w:rFonts w:ascii="Times New Roman" w:hAnsi="Times New Roman" w:cs="Times New Roman"/>
          <w:b w:val="0"/>
          <w:noProof/>
          <w:sz w:val="28"/>
        </w:rPr>
        <w:fldChar w:fldCharType="separate"/>
      </w:r>
      <w:r w:rsidRPr="00AA7957">
        <w:rPr>
          <w:rFonts w:ascii="Times New Roman" w:hAnsi="Times New Roman" w:cs="Times New Roman"/>
          <w:b w:val="0"/>
          <w:noProof/>
          <w:sz w:val="28"/>
        </w:rPr>
        <w:t>2</w:t>
      </w:r>
      <w:r w:rsidRPr="00AA7957">
        <w:rPr>
          <w:rFonts w:ascii="Times New Roman" w:hAnsi="Times New Roman" w:cs="Times New Roman"/>
          <w:b w:val="0"/>
          <w:noProof/>
          <w:sz w:val="28"/>
        </w:rPr>
        <w:fldChar w:fldCharType="end"/>
      </w:r>
    </w:p>
    <w:p w14:paraId="30DD4141" w14:textId="77777777" w:rsidR="00AA7957" w:rsidRPr="00AA7957" w:rsidRDefault="00AA7957">
      <w:pPr>
        <w:pStyle w:val="TOC2"/>
        <w:tabs>
          <w:tab w:val="left" w:pos="720"/>
          <w:tab w:val="right" w:leader="dot" w:pos="9350"/>
        </w:tabs>
        <w:rPr>
          <w:rFonts w:ascii="Times New Roman" w:eastAsiaTheme="minorEastAsia" w:hAnsi="Times New Roman" w:cs="Times New Roman"/>
          <w:b w:val="0"/>
          <w:bCs w:val="0"/>
          <w:noProof/>
          <w:sz w:val="32"/>
          <w:szCs w:val="24"/>
        </w:rPr>
      </w:pPr>
      <w:r w:rsidRPr="00AA7957">
        <w:rPr>
          <w:rFonts w:ascii="Times New Roman" w:hAnsi="Times New Roman" w:cs="Times New Roman"/>
          <w:b w:val="0"/>
          <w:noProof/>
          <w:sz w:val="28"/>
        </w:rPr>
        <w:t>B.</w:t>
      </w:r>
      <w:r w:rsidRPr="00AA7957">
        <w:rPr>
          <w:rFonts w:ascii="Times New Roman" w:eastAsiaTheme="minorEastAsia" w:hAnsi="Times New Roman" w:cs="Times New Roman"/>
          <w:b w:val="0"/>
          <w:bCs w:val="0"/>
          <w:noProof/>
          <w:sz w:val="32"/>
          <w:szCs w:val="24"/>
        </w:rPr>
        <w:tab/>
      </w:r>
      <w:r w:rsidRPr="00AA7957">
        <w:rPr>
          <w:rFonts w:ascii="Times New Roman" w:hAnsi="Times New Roman" w:cs="Times New Roman"/>
          <w:b w:val="0"/>
          <w:noProof/>
          <w:sz w:val="28"/>
        </w:rPr>
        <w:t>The Nuclear Data Pipeline</w:t>
      </w:r>
      <w:r w:rsidRPr="00AA7957">
        <w:rPr>
          <w:rFonts w:ascii="Times New Roman" w:hAnsi="Times New Roman" w:cs="Times New Roman"/>
          <w:b w:val="0"/>
          <w:noProof/>
          <w:sz w:val="28"/>
        </w:rPr>
        <w:tab/>
      </w:r>
      <w:r w:rsidRPr="00AA7957">
        <w:rPr>
          <w:rFonts w:ascii="Times New Roman" w:hAnsi="Times New Roman" w:cs="Times New Roman"/>
          <w:b w:val="0"/>
          <w:noProof/>
          <w:sz w:val="28"/>
        </w:rPr>
        <w:fldChar w:fldCharType="begin"/>
      </w:r>
      <w:r w:rsidRPr="00AA7957">
        <w:rPr>
          <w:rFonts w:ascii="Times New Roman" w:hAnsi="Times New Roman" w:cs="Times New Roman"/>
          <w:b w:val="0"/>
          <w:noProof/>
          <w:sz w:val="28"/>
        </w:rPr>
        <w:instrText xml:space="preserve"> PAGEREF _Toc530928026 \h </w:instrText>
      </w:r>
      <w:r w:rsidRPr="00AA7957">
        <w:rPr>
          <w:rFonts w:ascii="Times New Roman" w:hAnsi="Times New Roman" w:cs="Times New Roman"/>
          <w:b w:val="0"/>
          <w:noProof/>
          <w:sz w:val="28"/>
        </w:rPr>
      </w:r>
      <w:r w:rsidRPr="00AA7957">
        <w:rPr>
          <w:rFonts w:ascii="Times New Roman" w:hAnsi="Times New Roman" w:cs="Times New Roman"/>
          <w:b w:val="0"/>
          <w:noProof/>
          <w:sz w:val="28"/>
        </w:rPr>
        <w:fldChar w:fldCharType="separate"/>
      </w:r>
      <w:r w:rsidRPr="00AA7957">
        <w:rPr>
          <w:rFonts w:ascii="Times New Roman" w:hAnsi="Times New Roman" w:cs="Times New Roman"/>
          <w:b w:val="0"/>
          <w:noProof/>
          <w:sz w:val="28"/>
        </w:rPr>
        <w:t>2</w:t>
      </w:r>
      <w:r w:rsidRPr="00AA7957">
        <w:rPr>
          <w:rFonts w:ascii="Times New Roman" w:hAnsi="Times New Roman" w:cs="Times New Roman"/>
          <w:b w:val="0"/>
          <w:noProof/>
          <w:sz w:val="28"/>
        </w:rPr>
        <w:fldChar w:fldCharType="end"/>
      </w:r>
    </w:p>
    <w:p w14:paraId="331D191B" w14:textId="77777777" w:rsidR="00AA7957" w:rsidRPr="00AA7957" w:rsidRDefault="00AA7957">
      <w:pPr>
        <w:pStyle w:val="TOC2"/>
        <w:tabs>
          <w:tab w:val="left" w:pos="720"/>
          <w:tab w:val="right" w:leader="dot" w:pos="9350"/>
        </w:tabs>
        <w:rPr>
          <w:rFonts w:ascii="Times New Roman" w:eastAsiaTheme="minorEastAsia" w:hAnsi="Times New Roman" w:cs="Times New Roman"/>
          <w:b w:val="0"/>
          <w:bCs w:val="0"/>
          <w:noProof/>
          <w:sz w:val="32"/>
          <w:szCs w:val="24"/>
        </w:rPr>
      </w:pPr>
      <w:r w:rsidRPr="00AA7957">
        <w:rPr>
          <w:rFonts w:ascii="Times New Roman" w:hAnsi="Times New Roman" w:cs="Times New Roman"/>
          <w:b w:val="0"/>
          <w:noProof/>
          <w:sz w:val="28"/>
        </w:rPr>
        <w:t>C.</w:t>
      </w:r>
      <w:r w:rsidRPr="00AA7957">
        <w:rPr>
          <w:rFonts w:ascii="Times New Roman" w:eastAsiaTheme="minorEastAsia" w:hAnsi="Times New Roman" w:cs="Times New Roman"/>
          <w:b w:val="0"/>
          <w:bCs w:val="0"/>
          <w:noProof/>
          <w:sz w:val="32"/>
          <w:szCs w:val="24"/>
        </w:rPr>
        <w:tab/>
      </w:r>
      <w:r w:rsidRPr="00AA7957">
        <w:rPr>
          <w:rFonts w:ascii="Times New Roman" w:hAnsi="Times New Roman" w:cs="Times New Roman"/>
          <w:b w:val="0"/>
          <w:noProof/>
          <w:sz w:val="28"/>
        </w:rPr>
        <w:t>International Collaboration</w:t>
      </w:r>
      <w:r w:rsidRPr="00AA7957">
        <w:rPr>
          <w:rFonts w:ascii="Times New Roman" w:hAnsi="Times New Roman" w:cs="Times New Roman"/>
          <w:b w:val="0"/>
          <w:noProof/>
          <w:sz w:val="28"/>
        </w:rPr>
        <w:tab/>
      </w:r>
      <w:r w:rsidRPr="00AA7957">
        <w:rPr>
          <w:rFonts w:ascii="Times New Roman" w:hAnsi="Times New Roman" w:cs="Times New Roman"/>
          <w:b w:val="0"/>
          <w:noProof/>
          <w:sz w:val="28"/>
        </w:rPr>
        <w:fldChar w:fldCharType="begin"/>
      </w:r>
      <w:r w:rsidRPr="00AA7957">
        <w:rPr>
          <w:rFonts w:ascii="Times New Roman" w:hAnsi="Times New Roman" w:cs="Times New Roman"/>
          <w:b w:val="0"/>
          <w:noProof/>
          <w:sz w:val="28"/>
        </w:rPr>
        <w:instrText xml:space="preserve"> PAGEREF _Toc530928027 \h </w:instrText>
      </w:r>
      <w:r w:rsidRPr="00AA7957">
        <w:rPr>
          <w:rFonts w:ascii="Times New Roman" w:hAnsi="Times New Roman" w:cs="Times New Roman"/>
          <w:b w:val="0"/>
          <w:noProof/>
          <w:sz w:val="28"/>
        </w:rPr>
      </w:r>
      <w:r w:rsidRPr="00AA7957">
        <w:rPr>
          <w:rFonts w:ascii="Times New Roman" w:hAnsi="Times New Roman" w:cs="Times New Roman"/>
          <w:b w:val="0"/>
          <w:noProof/>
          <w:sz w:val="28"/>
        </w:rPr>
        <w:fldChar w:fldCharType="separate"/>
      </w:r>
      <w:r w:rsidRPr="00AA7957">
        <w:rPr>
          <w:rFonts w:ascii="Times New Roman" w:hAnsi="Times New Roman" w:cs="Times New Roman"/>
          <w:b w:val="0"/>
          <w:noProof/>
          <w:sz w:val="28"/>
        </w:rPr>
        <w:t>5</w:t>
      </w:r>
      <w:r w:rsidRPr="00AA7957">
        <w:rPr>
          <w:rFonts w:ascii="Times New Roman" w:hAnsi="Times New Roman" w:cs="Times New Roman"/>
          <w:b w:val="0"/>
          <w:noProof/>
          <w:sz w:val="28"/>
        </w:rPr>
        <w:fldChar w:fldCharType="end"/>
      </w:r>
    </w:p>
    <w:p w14:paraId="7E58E703" w14:textId="77777777" w:rsidR="00AA7957" w:rsidRPr="00AA7957" w:rsidRDefault="00AA7957">
      <w:pPr>
        <w:pStyle w:val="TOC1"/>
        <w:tabs>
          <w:tab w:val="left" w:pos="480"/>
          <w:tab w:val="right" w:leader="dot" w:pos="9350"/>
        </w:tabs>
        <w:rPr>
          <w:rFonts w:ascii="Times New Roman" w:eastAsiaTheme="minorEastAsia" w:hAnsi="Times New Roman" w:cs="Times New Roman"/>
          <w:b w:val="0"/>
          <w:bCs w:val="0"/>
          <w:noProof/>
          <w:sz w:val="32"/>
        </w:rPr>
      </w:pPr>
      <w:r w:rsidRPr="00AA7957">
        <w:rPr>
          <w:rFonts w:ascii="Times New Roman" w:hAnsi="Times New Roman" w:cs="Times New Roman"/>
          <w:b w:val="0"/>
          <w:noProof/>
          <w:sz w:val="32"/>
        </w:rPr>
        <w:t>II.</w:t>
      </w:r>
      <w:r w:rsidRPr="00AA7957">
        <w:rPr>
          <w:rFonts w:ascii="Times New Roman" w:eastAsiaTheme="minorEastAsia" w:hAnsi="Times New Roman" w:cs="Times New Roman"/>
          <w:b w:val="0"/>
          <w:bCs w:val="0"/>
          <w:noProof/>
          <w:sz w:val="32"/>
        </w:rPr>
        <w:tab/>
      </w:r>
      <w:r w:rsidRPr="00AA7957">
        <w:rPr>
          <w:rFonts w:ascii="Times New Roman" w:hAnsi="Times New Roman" w:cs="Times New Roman"/>
          <w:b w:val="0"/>
          <w:noProof/>
          <w:sz w:val="32"/>
        </w:rPr>
        <w:t>Crosscutting nuclear data needs</w:t>
      </w:r>
      <w:r w:rsidRPr="00AA7957">
        <w:rPr>
          <w:rFonts w:ascii="Times New Roman" w:hAnsi="Times New Roman" w:cs="Times New Roman"/>
          <w:b w:val="0"/>
          <w:noProof/>
          <w:sz w:val="32"/>
        </w:rPr>
        <w:tab/>
      </w:r>
      <w:r w:rsidRPr="00AA7957">
        <w:rPr>
          <w:rFonts w:ascii="Times New Roman" w:hAnsi="Times New Roman" w:cs="Times New Roman"/>
          <w:b w:val="0"/>
          <w:noProof/>
          <w:sz w:val="32"/>
        </w:rPr>
        <w:fldChar w:fldCharType="begin"/>
      </w:r>
      <w:r w:rsidRPr="00AA7957">
        <w:rPr>
          <w:rFonts w:ascii="Times New Roman" w:hAnsi="Times New Roman" w:cs="Times New Roman"/>
          <w:b w:val="0"/>
          <w:noProof/>
          <w:sz w:val="32"/>
        </w:rPr>
        <w:instrText xml:space="preserve"> PAGEREF _Toc530928028 \h </w:instrText>
      </w:r>
      <w:r w:rsidRPr="00AA7957">
        <w:rPr>
          <w:rFonts w:ascii="Times New Roman" w:hAnsi="Times New Roman" w:cs="Times New Roman"/>
          <w:b w:val="0"/>
          <w:noProof/>
          <w:sz w:val="32"/>
        </w:rPr>
      </w:r>
      <w:r w:rsidRPr="00AA7957">
        <w:rPr>
          <w:rFonts w:ascii="Times New Roman" w:hAnsi="Times New Roman" w:cs="Times New Roman"/>
          <w:b w:val="0"/>
          <w:noProof/>
          <w:sz w:val="32"/>
        </w:rPr>
        <w:fldChar w:fldCharType="separate"/>
      </w:r>
      <w:r w:rsidRPr="00AA7957">
        <w:rPr>
          <w:rFonts w:ascii="Times New Roman" w:hAnsi="Times New Roman" w:cs="Times New Roman"/>
          <w:b w:val="0"/>
          <w:noProof/>
          <w:sz w:val="32"/>
        </w:rPr>
        <w:t>7</w:t>
      </w:r>
      <w:r w:rsidRPr="00AA7957">
        <w:rPr>
          <w:rFonts w:ascii="Times New Roman" w:hAnsi="Times New Roman" w:cs="Times New Roman"/>
          <w:b w:val="0"/>
          <w:noProof/>
          <w:sz w:val="32"/>
        </w:rPr>
        <w:fldChar w:fldCharType="end"/>
      </w:r>
    </w:p>
    <w:p w14:paraId="33A365DC" w14:textId="77777777" w:rsidR="00AA7957" w:rsidRPr="00AA7957" w:rsidRDefault="00AA7957">
      <w:pPr>
        <w:pStyle w:val="TOC2"/>
        <w:tabs>
          <w:tab w:val="left" w:pos="720"/>
          <w:tab w:val="right" w:leader="dot" w:pos="9350"/>
        </w:tabs>
        <w:rPr>
          <w:rFonts w:ascii="Times New Roman" w:eastAsiaTheme="minorEastAsia" w:hAnsi="Times New Roman" w:cs="Times New Roman"/>
          <w:b w:val="0"/>
          <w:bCs w:val="0"/>
          <w:noProof/>
          <w:sz w:val="32"/>
          <w:szCs w:val="24"/>
        </w:rPr>
      </w:pPr>
      <w:r w:rsidRPr="00AA7957">
        <w:rPr>
          <w:rFonts w:ascii="Times New Roman" w:hAnsi="Times New Roman" w:cs="Times New Roman"/>
          <w:b w:val="0"/>
          <w:noProof/>
          <w:sz w:val="28"/>
        </w:rPr>
        <w:t>A.</w:t>
      </w:r>
      <w:r w:rsidRPr="00AA7957">
        <w:rPr>
          <w:rFonts w:ascii="Times New Roman" w:eastAsiaTheme="minorEastAsia" w:hAnsi="Times New Roman" w:cs="Times New Roman"/>
          <w:b w:val="0"/>
          <w:bCs w:val="0"/>
          <w:noProof/>
          <w:sz w:val="32"/>
          <w:szCs w:val="24"/>
        </w:rPr>
        <w:tab/>
      </w:r>
      <w:r w:rsidRPr="00AA7957">
        <w:rPr>
          <w:rFonts w:ascii="Times New Roman" w:hAnsi="Times New Roman" w:cs="Times New Roman"/>
          <w:b w:val="0"/>
          <w:noProof/>
          <w:sz w:val="28"/>
        </w:rPr>
        <w:t xml:space="preserve">Fission on the “Big-3” Actinides – </w:t>
      </w:r>
      <w:r w:rsidRPr="00AA7957">
        <w:rPr>
          <w:rFonts w:ascii="Times New Roman" w:hAnsi="Times New Roman" w:cs="Times New Roman"/>
          <w:b w:val="0"/>
          <w:noProof/>
          <w:sz w:val="28"/>
          <w:vertAlign w:val="superscript"/>
        </w:rPr>
        <w:t>235,238</w:t>
      </w:r>
      <w:r w:rsidRPr="00AA7957">
        <w:rPr>
          <w:rFonts w:ascii="Times New Roman" w:hAnsi="Times New Roman" w:cs="Times New Roman"/>
          <w:b w:val="0"/>
          <w:noProof/>
          <w:sz w:val="28"/>
        </w:rPr>
        <w:t xml:space="preserve">U and </w:t>
      </w:r>
      <w:r w:rsidRPr="00AA7957">
        <w:rPr>
          <w:rFonts w:ascii="Times New Roman" w:hAnsi="Times New Roman" w:cs="Times New Roman"/>
          <w:b w:val="0"/>
          <w:noProof/>
          <w:sz w:val="28"/>
          <w:vertAlign w:val="superscript"/>
        </w:rPr>
        <w:t>239</w:t>
      </w:r>
      <w:r w:rsidRPr="00AA7957">
        <w:rPr>
          <w:rFonts w:ascii="Times New Roman" w:hAnsi="Times New Roman" w:cs="Times New Roman"/>
          <w:b w:val="0"/>
          <w:noProof/>
          <w:sz w:val="28"/>
        </w:rPr>
        <w:t>Pu</w:t>
      </w:r>
      <w:r w:rsidRPr="00AA7957">
        <w:rPr>
          <w:rFonts w:ascii="Times New Roman" w:hAnsi="Times New Roman" w:cs="Times New Roman"/>
          <w:b w:val="0"/>
          <w:noProof/>
          <w:sz w:val="28"/>
        </w:rPr>
        <w:tab/>
      </w:r>
      <w:r w:rsidRPr="00AA7957">
        <w:rPr>
          <w:rFonts w:ascii="Times New Roman" w:hAnsi="Times New Roman" w:cs="Times New Roman"/>
          <w:b w:val="0"/>
          <w:noProof/>
          <w:sz w:val="28"/>
        </w:rPr>
        <w:fldChar w:fldCharType="begin"/>
      </w:r>
      <w:r w:rsidRPr="00AA7957">
        <w:rPr>
          <w:rFonts w:ascii="Times New Roman" w:hAnsi="Times New Roman" w:cs="Times New Roman"/>
          <w:b w:val="0"/>
          <w:noProof/>
          <w:sz w:val="28"/>
        </w:rPr>
        <w:instrText xml:space="preserve"> PAGEREF _Toc530928029 \h </w:instrText>
      </w:r>
      <w:r w:rsidRPr="00AA7957">
        <w:rPr>
          <w:rFonts w:ascii="Times New Roman" w:hAnsi="Times New Roman" w:cs="Times New Roman"/>
          <w:b w:val="0"/>
          <w:noProof/>
          <w:sz w:val="28"/>
        </w:rPr>
      </w:r>
      <w:r w:rsidRPr="00AA7957">
        <w:rPr>
          <w:rFonts w:ascii="Times New Roman" w:hAnsi="Times New Roman" w:cs="Times New Roman"/>
          <w:b w:val="0"/>
          <w:noProof/>
          <w:sz w:val="28"/>
        </w:rPr>
        <w:fldChar w:fldCharType="separate"/>
      </w:r>
      <w:r w:rsidRPr="00AA7957">
        <w:rPr>
          <w:rFonts w:ascii="Times New Roman" w:hAnsi="Times New Roman" w:cs="Times New Roman"/>
          <w:b w:val="0"/>
          <w:noProof/>
          <w:sz w:val="28"/>
        </w:rPr>
        <w:t>7</w:t>
      </w:r>
      <w:r w:rsidRPr="00AA7957">
        <w:rPr>
          <w:rFonts w:ascii="Times New Roman" w:hAnsi="Times New Roman" w:cs="Times New Roman"/>
          <w:b w:val="0"/>
          <w:noProof/>
          <w:sz w:val="28"/>
        </w:rPr>
        <w:fldChar w:fldCharType="end"/>
      </w:r>
    </w:p>
    <w:p w14:paraId="1E8787DC" w14:textId="77777777" w:rsidR="00AA7957" w:rsidRPr="00AA7957" w:rsidRDefault="00AA7957">
      <w:pPr>
        <w:pStyle w:val="TOC2"/>
        <w:tabs>
          <w:tab w:val="left" w:pos="720"/>
          <w:tab w:val="right" w:leader="dot" w:pos="9350"/>
        </w:tabs>
        <w:rPr>
          <w:rFonts w:ascii="Times New Roman" w:eastAsiaTheme="minorEastAsia" w:hAnsi="Times New Roman" w:cs="Times New Roman"/>
          <w:b w:val="0"/>
          <w:bCs w:val="0"/>
          <w:noProof/>
          <w:sz w:val="32"/>
          <w:szCs w:val="24"/>
        </w:rPr>
      </w:pPr>
      <w:r w:rsidRPr="00AA7957">
        <w:rPr>
          <w:rFonts w:ascii="Times New Roman" w:hAnsi="Times New Roman" w:cs="Times New Roman"/>
          <w:b w:val="0"/>
          <w:noProof/>
          <w:sz w:val="28"/>
        </w:rPr>
        <w:t>B.</w:t>
      </w:r>
      <w:r w:rsidRPr="00AA7957">
        <w:rPr>
          <w:rFonts w:ascii="Times New Roman" w:eastAsiaTheme="minorEastAsia" w:hAnsi="Times New Roman" w:cs="Times New Roman"/>
          <w:b w:val="0"/>
          <w:bCs w:val="0"/>
          <w:noProof/>
          <w:sz w:val="32"/>
          <w:szCs w:val="24"/>
        </w:rPr>
        <w:tab/>
      </w:r>
      <w:r w:rsidRPr="00AA7957">
        <w:rPr>
          <w:rFonts w:ascii="Times New Roman" w:hAnsi="Times New Roman" w:cs="Times New Roman"/>
          <w:b w:val="0"/>
          <w:noProof/>
          <w:sz w:val="28"/>
        </w:rPr>
        <w:t xml:space="preserve">Improved </w:t>
      </w:r>
      <w:r w:rsidRPr="00AA7957">
        <w:rPr>
          <w:rFonts w:ascii="Times New Roman" w:hAnsi="Times New Roman" w:cs="Times New Roman"/>
          <w:b w:val="0"/>
          <w:noProof/>
          <w:sz w:val="28"/>
          <w:vertAlign w:val="superscript"/>
        </w:rPr>
        <w:t>235,238</w:t>
      </w:r>
      <w:r w:rsidRPr="00AA7957">
        <w:rPr>
          <w:rFonts w:ascii="Times New Roman" w:hAnsi="Times New Roman" w:cs="Times New Roman"/>
          <w:b w:val="0"/>
          <w:noProof/>
          <w:sz w:val="28"/>
        </w:rPr>
        <w:t xml:space="preserve">U and </w:t>
      </w:r>
      <w:r w:rsidRPr="00AA7957">
        <w:rPr>
          <w:rFonts w:ascii="Times New Roman" w:hAnsi="Times New Roman" w:cs="Times New Roman"/>
          <w:b w:val="0"/>
          <w:noProof/>
          <w:sz w:val="28"/>
          <w:vertAlign w:val="superscript"/>
        </w:rPr>
        <w:t>239</w:t>
      </w:r>
      <w:r w:rsidRPr="00AA7957">
        <w:rPr>
          <w:rFonts w:ascii="Times New Roman" w:hAnsi="Times New Roman" w:cs="Times New Roman"/>
          <w:b w:val="0"/>
          <w:noProof/>
          <w:sz w:val="28"/>
        </w:rPr>
        <w:t>Pu(n,n’) data for neutron transport</w:t>
      </w:r>
      <w:r w:rsidRPr="00AA7957">
        <w:rPr>
          <w:rFonts w:ascii="Times New Roman" w:hAnsi="Times New Roman" w:cs="Times New Roman"/>
          <w:b w:val="0"/>
          <w:noProof/>
          <w:sz w:val="28"/>
        </w:rPr>
        <w:tab/>
      </w:r>
      <w:r w:rsidRPr="00AA7957">
        <w:rPr>
          <w:rFonts w:ascii="Times New Roman" w:hAnsi="Times New Roman" w:cs="Times New Roman"/>
          <w:b w:val="0"/>
          <w:noProof/>
          <w:sz w:val="28"/>
        </w:rPr>
        <w:fldChar w:fldCharType="begin"/>
      </w:r>
      <w:r w:rsidRPr="00AA7957">
        <w:rPr>
          <w:rFonts w:ascii="Times New Roman" w:hAnsi="Times New Roman" w:cs="Times New Roman"/>
          <w:b w:val="0"/>
          <w:noProof/>
          <w:sz w:val="28"/>
        </w:rPr>
        <w:instrText xml:space="preserve"> PAGEREF _Toc530928030 \h </w:instrText>
      </w:r>
      <w:r w:rsidRPr="00AA7957">
        <w:rPr>
          <w:rFonts w:ascii="Times New Roman" w:hAnsi="Times New Roman" w:cs="Times New Roman"/>
          <w:b w:val="0"/>
          <w:noProof/>
          <w:sz w:val="28"/>
        </w:rPr>
      </w:r>
      <w:r w:rsidRPr="00AA7957">
        <w:rPr>
          <w:rFonts w:ascii="Times New Roman" w:hAnsi="Times New Roman" w:cs="Times New Roman"/>
          <w:b w:val="0"/>
          <w:noProof/>
          <w:sz w:val="28"/>
        </w:rPr>
        <w:fldChar w:fldCharType="separate"/>
      </w:r>
      <w:r w:rsidRPr="00AA7957">
        <w:rPr>
          <w:rFonts w:ascii="Times New Roman" w:hAnsi="Times New Roman" w:cs="Times New Roman"/>
          <w:b w:val="0"/>
          <w:noProof/>
          <w:sz w:val="28"/>
        </w:rPr>
        <w:t>7</w:t>
      </w:r>
      <w:r w:rsidRPr="00AA7957">
        <w:rPr>
          <w:rFonts w:ascii="Times New Roman" w:hAnsi="Times New Roman" w:cs="Times New Roman"/>
          <w:b w:val="0"/>
          <w:noProof/>
          <w:sz w:val="28"/>
        </w:rPr>
        <w:fldChar w:fldCharType="end"/>
      </w:r>
    </w:p>
    <w:p w14:paraId="5073BBB8" w14:textId="77777777" w:rsidR="00AA7957" w:rsidRPr="00AA7957" w:rsidRDefault="00AA7957">
      <w:pPr>
        <w:pStyle w:val="TOC2"/>
        <w:tabs>
          <w:tab w:val="left" w:pos="720"/>
          <w:tab w:val="right" w:leader="dot" w:pos="9350"/>
        </w:tabs>
        <w:rPr>
          <w:rFonts w:ascii="Times New Roman" w:eastAsiaTheme="minorEastAsia" w:hAnsi="Times New Roman" w:cs="Times New Roman"/>
          <w:b w:val="0"/>
          <w:bCs w:val="0"/>
          <w:noProof/>
          <w:sz w:val="32"/>
          <w:szCs w:val="24"/>
        </w:rPr>
      </w:pPr>
      <w:r w:rsidRPr="00AA7957">
        <w:rPr>
          <w:rFonts w:ascii="Times New Roman" w:hAnsi="Times New Roman" w:cs="Times New Roman"/>
          <w:b w:val="0"/>
          <w:noProof/>
          <w:sz w:val="28"/>
        </w:rPr>
        <w:t>C.</w:t>
      </w:r>
      <w:r w:rsidRPr="00AA7957">
        <w:rPr>
          <w:rFonts w:ascii="Times New Roman" w:eastAsiaTheme="minorEastAsia" w:hAnsi="Times New Roman" w:cs="Times New Roman"/>
          <w:b w:val="0"/>
          <w:bCs w:val="0"/>
          <w:noProof/>
          <w:sz w:val="32"/>
          <w:szCs w:val="24"/>
        </w:rPr>
        <w:tab/>
      </w:r>
      <w:r w:rsidRPr="00AA7957">
        <w:rPr>
          <w:rFonts w:ascii="Times New Roman" w:hAnsi="Times New Roman" w:cs="Times New Roman"/>
          <w:b w:val="0"/>
          <w:noProof/>
          <w:sz w:val="28"/>
        </w:rPr>
        <w:t>Improved treatment of continuum nuclear data properties</w:t>
      </w:r>
      <w:r w:rsidRPr="00AA7957">
        <w:rPr>
          <w:rFonts w:ascii="Times New Roman" w:hAnsi="Times New Roman" w:cs="Times New Roman"/>
          <w:b w:val="0"/>
          <w:noProof/>
          <w:sz w:val="28"/>
        </w:rPr>
        <w:tab/>
      </w:r>
      <w:r w:rsidRPr="00AA7957">
        <w:rPr>
          <w:rFonts w:ascii="Times New Roman" w:hAnsi="Times New Roman" w:cs="Times New Roman"/>
          <w:b w:val="0"/>
          <w:noProof/>
          <w:sz w:val="28"/>
        </w:rPr>
        <w:fldChar w:fldCharType="begin"/>
      </w:r>
      <w:r w:rsidRPr="00AA7957">
        <w:rPr>
          <w:rFonts w:ascii="Times New Roman" w:hAnsi="Times New Roman" w:cs="Times New Roman"/>
          <w:b w:val="0"/>
          <w:noProof/>
          <w:sz w:val="28"/>
        </w:rPr>
        <w:instrText xml:space="preserve"> PAGEREF _Toc530928031 \h </w:instrText>
      </w:r>
      <w:r w:rsidRPr="00AA7957">
        <w:rPr>
          <w:rFonts w:ascii="Times New Roman" w:hAnsi="Times New Roman" w:cs="Times New Roman"/>
          <w:b w:val="0"/>
          <w:noProof/>
          <w:sz w:val="28"/>
        </w:rPr>
      </w:r>
      <w:r w:rsidRPr="00AA7957">
        <w:rPr>
          <w:rFonts w:ascii="Times New Roman" w:hAnsi="Times New Roman" w:cs="Times New Roman"/>
          <w:b w:val="0"/>
          <w:noProof/>
          <w:sz w:val="28"/>
        </w:rPr>
        <w:fldChar w:fldCharType="separate"/>
      </w:r>
      <w:r w:rsidRPr="00AA7957">
        <w:rPr>
          <w:rFonts w:ascii="Times New Roman" w:hAnsi="Times New Roman" w:cs="Times New Roman"/>
          <w:b w:val="0"/>
          <w:noProof/>
          <w:sz w:val="28"/>
        </w:rPr>
        <w:t>10</w:t>
      </w:r>
      <w:r w:rsidRPr="00AA7957">
        <w:rPr>
          <w:rFonts w:ascii="Times New Roman" w:hAnsi="Times New Roman" w:cs="Times New Roman"/>
          <w:b w:val="0"/>
          <w:noProof/>
          <w:sz w:val="28"/>
        </w:rPr>
        <w:fldChar w:fldCharType="end"/>
      </w:r>
    </w:p>
    <w:p w14:paraId="02F54F8C" w14:textId="77777777" w:rsidR="00AA7957" w:rsidRPr="00AA7957" w:rsidRDefault="00AA7957">
      <w:pPr>
        <w:pStyle w:val="TOC1"/>
        <w:tabs>
          <w:tab w:val="left" w:pos="720"/>
          <w:tab w:val="right" w:leader="dot" w:pos="9350"/>
        </w:tabs>
        <w:rPr>
          <w:rFonts w:ascii="Times New Roman" w:eastAsiaTheme="minorEastAsia" w:hAnsi="Times New Roman" w:cs="Times New Roman"/>
          <w:b w:val="0"/>
          <w:bCs w:val="0"/>
          <w:noProof/>
          <w:sz w:val="32"/>
        </w:rPr>
      </w:pPr>
      <w:r w:rsidRPr="00AA7957">
        <w:rPr>
          <w:rFonts w:ascii="Times New Roman" w:hAnsi="Times New Roman" w:cs="Times New Roman"/>
          <w:b w:val="0"/>
          <w:noProof/>
          <w:sz w:val="32"/>
        </w:rPr>
        <w:t>III.</w:t>
      </w:r>
      <w:r w:rsidRPr="00AA7957">
        <w:rPr>
          <w:rFonts w:ascii="Times New Roman" w:eastAsiaTheme="minorEastAsia" w:hAnsi="Times New Roman" w:cs="Times New Roman"/>
          <w:b w:val="0"/>
          <w:bCs w:val="0"/>
          <w:noProof/>
          <w:sz w:val="32"/>
        </w:rPr>
        <w:tab/>
      </w:r>
      <w:r w:rsidRPr="00AA7957">
        <w:rPr>
          <w:rFonts w:ascii="Times New Roman" w:hAnsi="Times New Roman" w:cs="Times New Roman"/>
          <w:b w:val="0"/>
          <w:noProof/>
          <w:sz w:val="32"/>
        </w:rPr>
        <w:t>National Security and Non-proliferation</w:t>
      </w:r>
      <w:r w:rsidRPr="00AA7957">
        <w:rPr>
          <w:rFonts w:ascii="Times New Roman" w:hAnsi="Times New Roman" w:cs="Times New Roman"/>
          <w:b w:val="0"/>
          <w:noProof/>
          <w:sz w:val="32"/>
        </w:rPr>
        <w:tab/>
      </w:r>
      <w:r w:rsidRPr="00AA7957">
        <w:rPr>
          <w:rFonts w:ascii="Times New Roman" w:hAnsi="Times New Roman" w:cs="Times New Roman"/>
          <w:b w:val="0"/>
          <w:noProof/>
          <w:sz w:val="32"/>
        </w:rPr>
        <w:fldChar w:fldCharType="begin"/>
      </w:r>
      <w:r w:rsidRPr="00AA7957">
        <w:rPr>
          <w:rFonts w:ascii="Times New Roman" w:hAnsi="Times New Roman" w:cs="Times New Roman"/>
          <w:b w:val="0"/>
          <w:noProof/>
          <w:sz w:val="32"/>
        </w:rPr>
        <w:instrText xml:space="preserve"> PAGEREF _Toc530928032 \h </w:instrText>
      </w:r>
      <w:r w:rsidRPr="00AA7957">
        <w:rPr>
          <w:rFonts w:ascii="Times New Roman" w:hAnsi="Times New Roman" w:cs="Times New Roman"/>
          <w:b w:val="0"/>
          <w:noProof/>
          <w:sz w:val="32"/>
        </w:rPr>
      </w:r>
      <w:r w:rsidRPr="00AA7957">
        <w:rPr>
          <w:rFonts w:ascii="Times New Roman" w:hAnsi="Times New Roman" w:cs="Times New Roman"/>
          <w:b w:val="0"/>
          <w:noProof/>
          <w:sz w:val="32"/>
        </w:rPr>
        <w:fldChar w:fldCharType="separate"/>
      </w:r>
      <w:r w:rsidRPr="00AA7957">
        <w:rPr>
          <w:rFonts w:ascii="Times New Roman" w:hAnsi="Times New Roman" w:cs="Times New Roman"/>
          <w:b w:val="0"/>
          <w:noProof/>
          <w:sz w:val="32"/>
        </w:rPr>
        <w:t>13</w:t>
      </w:r>
      <w:r w:rsidRPr="00AA7957">
        <w:rPr>
          <w:rFonts w:ascii="Times New Roman" w:hAnsi="Times New Roman" w:cs="Times New Roman"/>
          <w:b w:val="0"/>
          <w:noProof/>
          <w:sz w:val="32"/>
        </w:rPr>
        <w:fldChar w:fldCharType="end"/>
      </w:r>
    </w:p>
    <w:p w14:paraId="17F96F33" w14:textId="77777777" w:rsidR="00AA7957" w:rsidRPr="00AA7957" w:rsidRDefault="00AA7957">
      <w:pPr>
        <w:pStyle w:val="TOC2"/>
        <w:tabs>
          <w:tab w:val="left" w:pos="720"/>
          <w:tab w:val="right" w:leader="dot" w:pos="9350"/>
        </w:tabs>
        <w:rPr>
          <w:rFonts w:ascii="Times New Roman" w:eastAsiaTheme="minorEastAsia" w:hAnsi="Times New Roman" w:cs="Times New Roman"/>
          <w:b w:val="0"/>
          <w:bCs w:val="0"/>
          <w:noProof/>
          <w:sz w:val="32"/>
          <w:szCs w:val="24"/>
        </w:rPr>
      </w:pPr>
      <w:r w:rsidRPr="00AA7957">
        <w:rPr>
          <w:rFonts w:ascii="Times New Roman" w:hAnsi="Times New Roman" w:cs="Times New Roman"/>
          <w:b w:val="0"/>
          <w:noProof/>
          <w:sz w:val="28"/>
        </w:rPr>
        <w:t>A.</w:t>
      </w:r>
      <w:r w:rsidRPr="00AA7957">
        <w:rPr>
          <w:rFonts w:ascii="Times New Roman" w:eastAsiaTheme="minorEastAsia" w:hAnsi="Times New Roman" w:cs="Times New Roman"/>
          <w:b w:val="0"/>
          <w:bCs w:val="0"/>
          <w:noProof/>
          <w:sz w:val="32"/>
          <w:szCs w:val="24"/>
        </w:rPr>
        <w:tab/>
      </w:r>
      <w:r w:rsidRPr="00AA7957">
        <w:rPr>
          <w:rFonts w:ascii="Times New Roman" w:hAnsi="Times New Roman" w:cs="Times New Roman"/>
          <w:b w:val="0"/>
          <w:noProof/>
          <w:sz w:val="28"/>
        </w:rPr>
        <w:t>Interpreting the reactor anti-neutrino spectrum</w:t>
      </w:r>
      <w:r w:rsidRPr="00AA7957">
        <w:rPr>
          <w:rFonts w:ascii="Times New Roman" w:hAnsi="Times New Roman" w:cs="Times New Roman"/>
          <w:b w:val="0"/>
          <w:noProof/>
          <w:sz w:val="28"/>
        </w:rPr>
        <w:tab/>
      </w:r>
      <w:r w:rsidRPr="00AA7957">
        <w:rPr>
          <w:rFonts w:ascii="Times New Roman" w:hAnsi="Times New Roman" w:cs="Times New Roman"/>
          <w:b w:val="0"/>
          <w:noProof/>
          <w:sz w:val="28"/>
        </w:rPr>
        <w:fldChar w:fldCharType="begin"/>
      </w:r>
      <w:r w:rsidRPr="00AA7957">
        <w:rPr>
          <w:rFonts w:ascii="Times New Roman" w:hAnsi="Times New Roman" w:cs="Times New Roman"/>
          <w:b w:val="0"/>
          <w:noProof/>
          <w:sz w:val="28"/>
        </w:rPr>
        <w:instrText xml:space="preserve"> PAGEREF _Toc530928033 \h </w:instrText>
      </w:r>
      <w:r w:rsidRPr="00AA7957">
        <w:rPr>
          <w:rFonts w:ascii="Times New Roman" w:hAnsi="Times New Roman" w:cs="Times New Roman"/>
          <w:b w:val="0"/>
          <w:noProof/>
          <w:sz w:val="28"/>
        </w:rPr>
      </w:r>
      <w:r w:rsidRPr="00AA7957">
        <w:rPr>
          <w:rFonts w:ascii="Times New Roman" w:hAnsi="Times New Roman" w:cs="Times New Roman"/>
          <w:b w:val="0"/>
          <w:noProof/>
          <w:sz w:val="28"/>
        </w:rPr>
        <w:fldChar w:fldCharType="separate"/>
      </w:r>
      <w:r w:rsidRPr="00AA7957">
        <w:rPr>
          <w:rFonts w:ascii="Times New Roman" w:hAnsi="Times New Roman" w:cs="Times New Roman"/>
          <w:b w:val="0"/>
          <w:noProof/>
          <w:sz w:val="28"/>
        </w:rPr>
        <w:t>13</w:t>
      </w:r>
      <w:r w:rsidRPr="00AA7957">
        <w:rPr>
          <w:rFonts w:ascii="Times New Roman" w:hAnsi="Times New Roman" w:cs="Times New Roman"/>
          <w:b w:val="0"/>
          <w:noProof/>
          <w:sz w:val="28"/>
        </w:rPr>
        <w:fldChar w:fldCharType="end"/>
      </w:r>
    </w:p>
    <w:p w14:paraId="572BB9FD" w14:textId="24014E07" w:rsidR="00AA7957" w:rsidRPr="00AA7957" w:rsidRDefault="00AA7957">
      <w:pPr>
        <w:pStyle w:val="TOC2"/>
        <w:tabs>
          <w:tab w:val="left" w:pos="720"/>
          <w:tab w:val="right" w:leader="dot" w:pos="9350"/>
        </w:tabs>
        <w:rPr>
          <w:rFonts w:ascii="Times New Roman" w:eastAsiaTheme="minorEastAsia" w:hAnsi="Times New Roman" w:cs="Times New Roman"/>
          <w:b w:val="0"/>
          <w:bCs w:val="0"/>
          <w:noProof/>
          <w:sz w:val="32"/>
          <w:szCs w:val="24"/>
        </w:rPr>
      </w:pPr>
      <w:r w:rsidRPr="00AA7957">
        <w:rPr>
          <w:rFonts w:ascii="Times New Roman" w:hAnsi="Times New Roman" w:cs="Times New Roman"/>
          <w:b w:val="0"/>
          <w:noProof/>
          <w:sz w:val="28"/>
        </w:rPr>
        <w:t>B.</w:t>
      </w:r>
      <w:r w:rsidRPr="00AA7957">
        <w:rPr>
          <w:rFonts w:ascii="Times New Roman" w:eastAsiaTheme="minorEastAsia" w:hAnsi="Times New Roman" w:cs="Times New Roman"/>
          <w:b w:val="0"/>
          <w:bCs w:val="0"/>
          <w:noProof/>
          <w:sz w:val="32"/>
          <w:szCs w:val="24"/>
        </w:rPr>
        <w:tab/>
      </w:r>
      <w:r w:rsidRPr="00AA7957">
        <w:rPr>
          <w:rFonts w:ascii="Times New Roman" w:hAnsi="Times New Roman" w:cs="Times New Roman"/>
          <w:b w:val="0"/>
          <w:noProof/>
          <w:sz w:val="28"/>
        </w:rPr>
        <w:t>Improved (n,x</w:t>
      </w:r>
      <w:r w:rsidRPr="00AA7957">
        <w:rPr>
          <w:rFonts w:ascii="Symbol" w:hAnsi="Symbol" w:cs="Times New Roman"/>
          <w:b w:val="0"/>
          <w:noProof/>
          <w:sz w:val="28"/>
        </w:rPr>
        <w:t>g</w:t>
      </w:r>
      <w:r w:rsidRPr="00AA7957">
        <w:rPr>
          <w:rFonts w:ascii="Times New Roman" w:hAnsi="Times New Roman" w:cs="Times New Roman"/>
          <w:b w:val="0"/>
          <w:noProof/>
          <w:sz w:val="28"/>
        </w:rPr>
        <w:t>) data for active interrogation</w:t>
      </w:r>
      <w:r w:rsidRPr="00AA7957">
        <w:rPr>
          <w:rFonts w:ascii="Times New Roman" w:hAnsi="Times New Roman" w:cs="Times New Roman"/>
          <w:b w:val="0"/>
          <w:noProof/>
          <w:sz w:val="28"/>
        </w:rPr>
        <w:tab/>
      </w:r>
      <w:r w:rsidRPr="00AA7957">
        <w:rPr>
          <w:rFonts w:ascii="Times New Roman" w:hAnsi="Times New Roman" w:cs="Times New Roman"/>
          <w:b w:val="0"/>
          <w:noProof/>
          <w:sz w:val="28"/>
        </w:rPr>
        <w:fldChar w:fldCharType="begin"/>
      </w:r>
      <w:r w:rsidRPr="00AA7957">
        <w:rPr>
          <w:rFonts w:ascii="Times New Roman" w:hAnsi="Times New Roman" w:cs="Times New Roman"/>
          <w:b w:val="0"/>
          <w:noProof/>
          <w:sz w:val="28"/>
        </w:rPr>
        <w:instrText xml:space="preserve"> PAGEREF _Toc530928034 \h </w:instrText>
      </w:r>
      <w:r w:rsidRPr="00AA7957">
        <w:rPr>
          <w:rFonts w:ascii="Times New Roman" w:hAnsi="Times New Roman" w:cs="Times New Roman"/>
          <w:b w:val="0"/>
          <w:noProof/>
          <w:sz w:val="28"/>
        </w:rPr>
      </w:r>
      <w:r w:rsidRPr="00AA7957">
        <w:rPr>
          <w:rFonts w:ascii="Times New Roman" w:hAnsi="Times New Roman" w:cs="Times New Roman"/>
          <w:b w:val="0"/>
          <w:noProof/>
          <w:sz w:val="28"/>
        </w:rPr>
        <w:fldChar w:fldCharType="separate"/>
      </w:r>
      <w:r w:rsidRPr="00AA7957">
        <w:rPr>
          <w:rFonts w:ascii="Times New Roman" w:hAnsi="Times New Roman" w:cs="Times New Roman"/>
          <w:b w:val="0"/>
          <w:noProof/>
          <w:sz w:val="28"/>
        </w:rPr>
        <w:t>16</w:t>
      </w:r>
      <w:r w:rsidRPr="00AA7957">
        <w:rPr>
          <w:rFonts w:ascii="Times New Roman" w:hAnsi="Times New Roman" w:cs="Times New Roman"/>
          <w:b w:val="0"/>
          <w:noProof/>
          <w:sz w:val="28"/>
        </w:rPr>
        <w:fldChar w:fldCharType="end"/>
      </w:r>
    </w:p>
    <w:p w14:paraId="438B142C" w14:textId="77777777" w:rsidR="00AA7957" w:rsidRPr="00AA7957" w:rsidRDefault="00AA7957">
      <w:pPr>
        <w:pStyle w:val="TOC1"/>
        <w:tabs>
          <w:tab w:val="left" w:pos="720"/>
          <w:tab w:val="right" w:leader="dot" w:pos="9350"/>
        </w:tabs>
        <w:rPr>
          <w:rFonts w:ascii="Times New Roman" w:eastAsiaTheme="minorEastAsia" w:hAnsi="Times New Roman" w:cs="Times New Roman"/>
          <w:b w:val="0"/>
          <w:bCs w:val="0"/>
          <w:noProof/>
          <w:sz w:val="32"/>
        </w:rPr>
      </w:pPr>
      <w:r w:rsidRPr="00AA7957">
        <w:rPr>
          <w:rFonts w:ascii="Times New Roman" w:hAnsi="Times New Roman" w:cs="Times New Roman"/>
          <w:b w:val="0"/>
          <w:noProof/>
          <w:sz w:val="32"/>
        </w:rPr>
        <w:t>IV.</w:t>
      </w:r>
      <w:r w:rsidRPr="00AA7957">
        <w:rPr>
          <w:rFonts w:ascii="Times New Roman" w:eastAsiaTheme="minorEastAsia" w:hAnsi="Times New Roman" w:cs="Times New Roman"/>
          <w:b w:val="0"/>
          <w:bCs w:val="0"/>
          <w:noProof/>
          <w:sz w:val="32"/>
        </w:rPr>
        <w:tab/>
      </w:r>
      <w:r w:rsidRPr="00AA7957">
        <w:rPr>
          <w:rFonts w:ascii="Times New Roman" w:hAnsi="Times New Roman" w:cs="Times New Roman"/>
          <w:b w:val="0"/>
          <w:noProof/>
          <w:sz w:val="32"/>
        </w:rPr>
        <w:t>Isotope Production</w:t>
      </w:r>
      <w:r w:rsidRPr="00AA7957">
        <w:rPr>
          <w:rFonts w:ascii="Times New Roman" w:hAnsi="Times New Roman" w:cs="Times New Roman"/>
          <w:b w:val="0"/>
          <w:noProof/>
          <w:sz w:val="32"/>
        </w:rPr>
        <w:tab/>
      </w:r>
      <w:r w:rsidRPr="00AA7957">
        <w:rPr>
          <w:rFonts w:ascii="Times New Roman" w:hAnsi="Times New Roman" w:cs="Times New Roman"/>
          <w:b w:val="0"/>
          <w:noProof/>
          <w:sz w:val="32"/>
        </w:rPr>
        <w:fldChar w:fldCharType="begin"/>
      </w:r>
      <w:r w:rsidRPr="00AA7957">
        <w:rPr>
          <w:rFonts w:ascii="Times New Roman" w:hAnsi="Times New Roman" w:cs="Times New Roman"/>
          <w:b w:val="0"/>
          <w:noProof/>
          <w:sz w:val="32"/>
        </w:rPr>
        <w:instrText xml:space="preserve"> PAGEREF _Toc530928035 \h </w:instrText>
      </w:r>
      <w:r w:rsidRPr="00AA7957">
        <w:rPr>
          <w:rFonts w:ascii="Times New Roman" w:hAnsi="Times New Roman" w:cs="Times New Roman"/>
          <w:b w:val="0"/>
          <w:noProof/>
          <w:sz w:val="32"/>
        </w:rPr>
      </w:r>
      <w:r w:rsidRPr="00AA7957">
        <w:rPr>
          <w:rFonts w:ascii="Times New Roman" w:hAnsi="Times New Roman" w:cs="Times New Roman"/>
          <w:b w:val="0"/>
          <w:noProof/>
          <w:sz w:val="32"/>
        </w:rPr>
        <w:fldChar w:fldCharType="separate"/>
      </w:r>
      <w:r w:rsidRPr="00AA7957">
        <w:rPr>
          <w:rFonts w:ascii="Times New Roman" w:hAnsi="Times New Roman" w:cs="Times New Roman"/>
          <w:b w:val="0"/>
          <w:noProof/>
          <w:sz w:val="32"/>
        </w:rPr>
        <w:t>16</w:t>
      </w:r>
      <w:r w:rsidRPr="00AA7957">
        <w:rPr>
          <w:rFonts w:ascii="Times New Roman" w:hAnsi="Times New Roman" w:cs="Times New Roman"/>
          <w:b w:val="0"/>
          <w:noProof/>
          <w:sz w:val="32"/>
        </w:rPr>
        <w:fldChar w:fldCharType="end"/>
      </w:r>
    </w:p>
    <w:p w14:paraId="4991C017" w14:textId="77777777" w:rsidR="00AA7957" w:rsidRPr="00AA7957" w:rsidRDefault="00AA7957">
      <w:pPr>
        <w:pStyle w:val="TOC1"/>
        <w:tabs>
          <w:tab w:val="left" w:pos="480"/>
          <w:tab w:val="right" w:leader="dot" w:pos="9350"/>
        </w:tabs>
        <w:rPr>
          <w:rFonts w:ascii="Times New Roman" w:eastAsiaTheme="minorEastAsia" w:hAnsi="Times New Roman" w:cs="Times New Roman"/>
          <w:b w:val="0"/>
          <w:bCs w:val="0"/>
          <w:noProof/>
          <w:sz w:val="32"/>
        </w:rPr>
      </w:pPr>
      <w:r w:rsidRPr="00AA7957">
        <w:rPr>
          <w:rFonts w:ascii="Times New Roman" w:hAnsi="Times New Roman" w:cs="Times New Roman"/>
          <w:b w:val="0"/>
          <w:noProof/>
          <w:sz w:val="32"/>
        </w:rPr>
        <w:t>V.</w:t>
      </w:r>
      <w:r w:rsidRPr="00AA7957">
        <w:rPr>
          <w:rFonts w:ascii="Times New Roman" w:eastAsiaTheme="minorEastAsia" w:hAnsi="Times New Roman" w:cs="Times New Roman"/>
          <w:b w:val="0"/>
          <w:bCs w:val="0"/>
          <w:noProof/>
          <w:sz w:val="32"/>
        </w:rPr>
        <w:tab/>
      </w:r>
      <w:r w:rsidRPr="00AA7957">
        <w:rPr>
          <w:rFonts w:ascii="Times New Roman" w:hAnsi="Times New Roman" w:cs="Times New Roman"/>
          <w:b w:val="0"/>
          <w:noProof/>
          <w:sz w:val="32"/>
        </w:rPr>
        <w:t>Nuclear Energy</w:t>
      </w:r>
      <w:r w:rsidRPr="00AA7957">
        <w:rPr>
          <w:rFonts w:ascii="Times New Roman" w:hAnsi="Times New Roman" w:cs="Times New Roman"/>
          <w:b w:val="0"/>
          <w:noProof/>
          <w:sz w:val="32"/>
        </w:rPr>
        <w:tab/>
      </w:r>
      <w:r w:rsidRPr="00AA7957">
        <w:rPr>
          <w:rFonts w:ascii="Times New Roman" w:hAnsi="Times New Roman" w:cs="Times New Roman"/>
          <w:b w:val="0"/>
          <w:noProof/>
          <w:sz w:val="32"/>
        </w:rPr>
        <w:fldChar w:fldCharType="begin"/>
      </w:r>
      <w:r w:rsidRPr="00AA7957">
        <w:rPr>
          <w:rFonts w:ascii="Times New Roman" w:hAnsi="Times New Roman" w:cs="Times New Roman"/>
          <w:b w:val="0"/>
          <w:noProof/>
          <w:sz w:val="32"/>
        </w:rPr>
        <w:instrText xml:space="preserve"> PAGEREF _Toc530928036 \h </w:instrText>
      </w:r>
      <w:r w:rsidRPr="00AA7957">
        <w:rPr>
          <w:rFonts w:ascii="Times New Roman" w:hAnsi="Times New Roman" w:cs="Times New Roman"/>
          <w:b w:val="0"/>
          <w:noProof/>
          <w:sz w:val="32"/>
        </w:rPr>
      </w:r>
      <w:r w:rsidRPr="00AA7957">
        <w:rPr>
          <w:rFonts w:ascii="Times New Roman" w:hAnsi="Times New Roman" w:cs="Times New Roman"/>
          <w:b w:val="0"/>
          <w:noProof/>
          <w:sz w:val="32"/>
        </w:rPr>
        <w:fldChar w:fldCharType="separate"/>
      </w:r>
      <w:r w:rsidRPr="00AA7957">
        <w:rPr>
          <w:rFonts w:ascii="Times New Roman" w:hAnsi="Times New Roman" w:cs="Times New Roman"/>
          <w:b w:val="0"/>
          <w:noProof/>
          <w:sz w:val="32"/>
        </w:rPr>
        <w:t>20</w:t>
      </w:r>
      <w:r w:rsidRPr="00AA7957">
        <w:rPr>
          <w:rFonts w:ascii="Times New Roman" w:hAnsi="Times New Roman" w:cs="Times New Roman"/>
          <w:b w:val="0"/>
          <w:noProof/>
          <w:sz w:val="32"/>
        </w:rPr>
        <w:fldChar w:fldCharType="end"/>
      </w:r>
    </w:p>
    <w:p w14:paraId="7782FF9A" w14:textId="77777777" w:rsidR="00AA7957" w:rsidRPr="00AA7957" w:rsidRDefault="00AA7957">
      <w:pPr>
        <w:pStyle w:val="TOC1"/>
        <w:tabs>
          <w:tab w:val="left" w:pos="720"/>
          <w:tab w:val="right" w:leader="dot" w:pos="9350"/>
        </w:tabs>
        <w:rPr>
          <w:rFonts w:ascii="Times New Roman" w:eastAsiaTheme="minorEastAsia" w:hAnsi="Times New Roman" w:cs="Times New Roman"/>
          <w:b w:val="0"/>
          <w:bCs w:val="0"/>
          <w:noProof/>
          <w:sz w:val="32"/>
        </w:rPr>
      </w:pPr>
      <w:r w:rsidRPr="00AA7957">
        <w:rPr>
          <w:rFonts w:ascii="Times New Roman" w:hAnsi="Times New Roman" w:cs="Times New Roman"/>
          <w:b w:val="0"/>
          <w:noProof/>
          <w:sz w:val="32"/>
        </w:rPr>
        <w:t>VI.</w:t>
      </w:r>
      <w:r w:rsidRPr="00AA7957">
        <w:rPr>
          <w:rFonts w:ascii="Times New Roman" w:eastAsiaTheme="minorEastAsia" w:hAnsi="Times New Roman" w:cs="Times New Roman"/>
          <w:b w:val="0"/>
          <w:bCs w:val="0"/>
          <w:noProof/>
          <w:sz w:val="32"/>
        </w:rPr>
        <w:tab/>
      </w:r>
      <w:r w:rsidRPr="00AA7957">
        <w:rPr>
          <w:rFonts w:ascii="Times New Roman" w:hAnsi="Times New Roman" w:cs="Times New Roman"/>
          <w:b w:val="0"/>
          <w:noProof/>
          <w:sz w:val="32"/>
        </w:rPr>
        <w:t>Future directions in nuclear data</w:t>
      </w:r>
      <w:r w:rsidRPr="00AA7957">
        <w:rPr>
          <w:rFonts w:ascii="Times New Roman" w:hAnsi="Times New Roman" w:cs="Times New Roman"/>
          <w:b w:val="0"/>
          <w:noProof/>
          <w:sz w:val="32"/>
        </w:rPr>
        <w:tab/>
      </w:r>
      <w:r w:rsidRPr="00AA7957">
        <w:rPr>
          <w:rFonts w:ascii="Times New Roman" w:hAnsi="Times New Roman" w:cs="Times New Roman"/>
          <w:b w:val="0"/>
          <w:noProof/>
          <w:sz w:val="32"/>
        </w:rPr>
        <w:fldChar w:fldCharType="begin"/>
      </w:r>
      <w:r w:rsidRPr="00AA7957">
        <w:rPr>
          <w:rFonts w:ascii="Times New Roman" w:hAnsi="Times New Roman" w:cs="Times New Roman"/>
          <w:b w:val="0"/>
          <w:noProof/>
          <w:sz w:val="32"/>
        </w:rPr>
        <w:instrText xml:space="preserve"> PAGEREF _Toc530928037 \h </w:instrText>
      </w:r>
      <w:r w:rsidRPr="00AA7957">
        <w:rPr>
          <w:rFonts w:ascii="Times New Roman" w:hAnsi="Times New Roman" w:cs="Times New Roman"/>
          <w:b w:val="0"/>
          <w:noProof/>
          <w:sz w:val="32"/>
        </w:rPr>
      </w:r>
      <w:r w:rsidRPr="00AA7957">
        <w:rPr>
          <w:rFonts w:ascii="Times New Roman" w:hAnsi="Times New Roman" w:cs="Times New Roman"/>
          <w:b w:val="0"/>
          <w:noProof/>
          <w:sz w:val="32"/>
        </w:rPr>
        <w:fldChar w:fldCharType="separate"/>
      </w:r>
      <w:r w:rsidRPr="00AA7957">
        <w:rPr>
          <w:rFonts w:ascii="Times New Roman" w:hAnsi="Times New Roman" w:cs="Times New Roman"/>
          <w:b w:val="0"/>
          <w:noProof/>
          <w:sz w:val="32"/>
        </w:rPr>
        <w:t>20</w:t>
      </w:r>
      <w:r w:rsidRPr="00AA7957">
        <w:rPr>
          <w:rFonts w:ascii="Times New Roman" w:hAnsi="Times New Roman" w:cs="Times New Roman"/>
          <w:b w:val="0"/>
          <w:noProof/>
          <w:sz w:val="32"/>
        </w:rPr>
        <w:fldChar w:fldCharType="end"/>
      </w:r>
    </w:p>
    <w:p w14:paraId="7794C18F" w14:textId="77777777" w:rsidR="00AA7957" w:rsidRPr="00AA7957" w:rsidRDefault="00AA7957">
      <w:pPr>
        <w:pStyle w:val="TOC2"/>
        <w:tabs>
          <w:tab w:val="left" w:pos="720"/>
          <w:tab w:val="right" w:leader="dot" w:pos="9350"/>
        </w:tabs>
        <w:rPr>
          <w:rFonts w:ascii="Times New Roman" w:eastAsiaTheme="minorEastAsia" w:hAnsi="Times New Roman" w:cs="Times New Roman"/>
          <w:b w:val="0"/>
          <w:bCs w:val="0"/>
          <w:noProof/>
          <w:sz w:val="32"/>
          <w:szCs w:val="24"/>
        </w:rPr>
      </w:pPr>
      <w:r w:rsidRPr="00AA7957">
        <w:rPr>
          <w:rFonts w:ascii="Times New Roman" w:hAnsi="Times New Roman" w:cs="Times New Roman"/>
          <w:b w:val="0"/>
          <w:noProof/>
          <w:sz w:val="28"/>
        </w:rPr>
        <w:t>A.</w:t>
      </w:r>
      <w:r w:rsidRPr="00AA7957">
        <w:rPr>
          <w:rFonts w:ascii="Times New Roman" w:eastAsiaTheme="minorEastAsia" w:hAnsi="Times New Roman" w:cs="Times New Roman"/>
          <w:b w:val="0"/>
          <w:bCs w:val="0"/>
          <w:noProof/>
          <w:sz w:val="32"/>
          <w:szCs w:val="24"/>
        </w:rPr>
        <w:tab/>
      </w:r>
      <w:r w:rsidRPr="00AA7957">
        <w:rPr>
          <w:rFonts w:ascii="Times New Roman" w:hAnsi="Times New Roman" w:cs="Times New Roman"/>
          <w:b w:val="0"/>
          <w:noProof/>
          <w:sz w:val="28"/>
        </w:rPr>
        <w:t>Training the next generation of evaluators</w:t>
      </w:r>
      <w:r w:rsidRPr="00AA7957">
        <w:rPr>
          <w:rFonts w:ascii="Times New Roman" w:hAnsi="Times New Roman" w:cs="Times New Roman"/>
          <w:b w:val="0"/>
          <w:noProof/>
          <w:sz w:val="28"/>
        </w:rPr>
        <w:tab/>
      </w:r>
      <w:r w:rsidRPr="00AA7957">
        <w:rPr>
          <w:rFonts w:ascii="Times New Roman" w:hAnsi="Times New Roman" w:cs="Times New Roman"/>
          <w:b w:val="0"/>
          <w:noProof/>
          <w:sz w:val="28"/>
        </w:rPr>
        <w:fldChar w:fldCharType="begin"/>
      </w:r>
      <w:r w:rsidRPr="00AA7957">
        <w:rPr>
          <w:rFonts w:ascii="Times New Roman" w:hAnsi="Times New Roman" w:cs="Times New Roman"/>
          <w:b w:val="0"/>
          <w:noProof/>
          <w:sz w:val="28"/>
        </w:rPr>
        <w:instrText xml:space="preserve"> PAGEREF _Toc530928038 \h </w:instrText>
      </w:r>
      <w:r w:rsidRPr="00AA7957">
        <w:rPr>
          <w:rFonts w:ascii="Times New Roman" w:hAnsi="Times New Roman" w:cs="Times New Roman"/>
          <w:b w:val="0"/>
          <w:noProof/>
          <w:sz w:val="28"/>
        </w:rPr>
      </w:r>
      <w:r w:rsidRPr="00AA7957">
        <w:rPr>
          <w:rFonts w:ascii="Times New Roman" w:hAnsi="Times New Roman" w:cs="Times New Roman"/>
          <w:b w:val="0"/>
          <w:noProof/>
          <w:sz w:val="28"/>
        </w:rPr>
        <w:fldChar w:fldCharType="separate"/>
      </w:r>
      <w:r w:rsidRPr="00AA7957">
        <w:rPr>
          <w:rFonts w:ascii="Times New Roman" w:hAnsi="Times New Roman" w:cs="Times New Roman"/>
          <w:b w:val="0"/>
          <w:noProof/>
          <w:sz w:val="28"/>
        </w:rPr>
        <w:t>20</w:t>
      </w:r>
      <w:r w:rsidRPr="00AA7957">
        <w:rPr>
          <w:rFonts w:ascii="Times New Roman" w:hAnsi="Times New Roman" w:cs="Times New Roman"/>
          <w:b w:val="0"/>
          <w:noProof/>
          <w:sz w:val="28"/>
        </w:rPr>
        <w:fldChar w:fldCharType="end"/>
      </w:r>
    </w:p>
    <w:p w14:paraId="20D28CA7" w14:textId="77777777" w:rsidR="00AA7957" w:rsidRPr="00AA7957" w:rsidRDefault="00AA7957">
      <w:pPr>
        <w:pStyle w:val="TOC2"/>
        <w:tabs>
          <w:tab w:val="left" w:pos="720"/>
          <w:tab w:val="right" w:leader="dot" w:pos="9350"/>
        </w:tabs>
        <w:rPr>
          <w:rFonts w:ascii="Times New Roman" w:eastAsiaTheme="minorEastAsia" w:hAnsi="Times New Roman" w:cs="Times New Roman"/>
          <w:b w:val="0"/>
          <w:bCs w:val="0"/>
          <w:noProof/>
          <w:sz w:val="32"/>
          <w:szCs w:val="24"/>
        </w:rPr>
      </w:pPr>
      <w:r w:rsidRPr="00AA7957">
        <w:rPr>
          <w:rFonts w:ascii="Times New Roman" w:hAnsi="Times New Roman" w:cs="Times New Roman"/>
          <w:b w:val="0"/>
          <w:noProof/>
          <w:sz w:val="28"/>
        </w:rPr>
        <w:t>B.</w:t>
      </w:r>
      <w:r w:rsidRPr="00AA7957">
        <w:rPr>
          <w:rFonts w:ascii="Times New Roman" w:eastAsiaTheme="minorEastAsia" w:hAnsi="Times New Roman" w:cs="Times New Roman"/>
          <w:b w:val="0"/>
          <w:bCs w:val="0"/>
          <w:noProof/>
          <w:sz w:val="32"/>
          <w:szCs w:val="24"/>
        </w:rPr>
        <w:tab/>
      </w:r>
      <w:r w:rsidRPr="00AA7957">
        <w:rPr>
          <w:rFonts w:ascii="Times New Roman" w:hAnsi="Times New Roman" w:cs="Times New Roman"/>
          <w:b w:val="0"/>
          <w:noProof/>
          <w:sz w:val="28"/>
        </w:rPr>
        <w:t>The Nuclear Data Interagency Working Group – A new path forward</w:t>
      </w:r>
      <w:r w:rsidRPr="00AA7957">
        <w:rPr>
          <w:rFonts w:ascii="Times New Roman" w:hAnsi="Times New Roman" w:cs="Times New Roman"/>
          <w:b w:val="0"/>
          <w:noProof/>
          <w:sz w:val="28"/>
        </w:rPr>
        <w:tab/>
      </w:r>
      <w:r w:rsidRPr="00AA7957">
        <w:rPr>
          <w:rFonts w:ascii="Times New Roman" w:hAnsi="Times New Roman" w:cs="Times New Roman"/>
          <w:b w:val="0"/>
          <w:noProof/>
          <w:sz w:val="28"/>
        </w:rPr>
        <w:fldChar w:fldCharType="begin"/>
      </w:r>
      <w:r w:rsidRPr="00AA7957">
        <w:rPr>
          <w:rFonts w:ascii="Times New Roman" w:hAnsi="Times New Roman" w:cs="Times New Roman"/>
          <w:b w:val="0"/>
          <w:noProof/>
          <w:sz w:val="28"/>
        </w:rPr>
        <w:instrText xml:space="preserve"> PAGEREF _Toc530928039 \h </w:instrText>
      </w:r>
      <w:r w:rsidRPr="00AA7957">
        <w:rPr>
          <w:rFonts w:ascii="Times New Roman" w:hAnsi="Times New Roman" w:cs="Times New Roman"/>
          <w:b w:val="0"/>
          <w:noProof/>
          <w:sz w:val="28"/>
        </w:rPr>
      </w:r>
      <w:r w:rsidRPr="00AA7957">
        <w:rPr>
          <w:rFonts w:ascii="Times New Roman" w:hAnsi="Times New Roman" w:cs="Times New Roman"/>
          <w:b w:val="0"/>
          <w:noProof/>
          <w:sz w:val="28"/>
        </w:rPr>
        <w:fldChar w:fldCharType="separate"/>
      </w:r>
      <w:r w:rsidRPr="00AA7957">
        <w:rPr>
          <w:rFonts w:ascii="Times New Roman" w:hAnsi="Times New Roman" w:cs="Times New Roman"/>
          <w:b w:val="0"/>
          <w:noProof/>
          <w:sz w:val="28"/>
        </w:rPr>
        <w:t>21</w:t>
      </w:r>
      <w:r w:rsidRPr="00AA7957">
        <w:rPr>
          <w:rFonts w:ascii="Times New Roman" w:hAnsi="Times New Roman" w:cs="Times New Roman"/>
          <w:b w:val="0"/>
          <w:noProof/>
          <w:sz w:val="28"/>
        </w:rPr>
        <w:fldChar w:fldCharType="end"/>
      </w:r>
    </w:p>
    <w:p w14:paraId="27804E52" w14:textId="59CAF48F" w:rsidR="006760E2" w:rsidRPr="00AA7957" w:rsidRDefault="00AA7957" w:rsidP="006760E2">
      <w:pPr>
        <w:rPr>
          <w:rFonts w:eastAsiaTheme="majorEastAsia" w:cs="Times New Roman"/>
          <w:color w:val="000000" w:themeColor="text1"/>
          <w:sz w:val="32"/>
          <w:szCs w:val="32"/>
        </w:rPr>
      </w:pPr>
      <w:r w:rsidRPr="00AA7957">
        <w:rPr>
          <w:rFonts w:cs="Times New Roman"/>
          <w:bCs/>
          <w:sz w:val="32"/>
        </w:rPr>
        <w:fldChar w:fldCharType="end"/>
      </w:r>
      <w:r w:rsidR="00BB40B3" w:rsidRPr="00AA7957">
        <w:rPr>
          <w:rFonts w:cs="Times New Roman"/>
        </w:rPr>
        <w:br w:type="page"/>
      </w:r>
    </w:p>
    <w:p w14:paraId="2414611D" w14:textId="08A02E42" w:rsidR="00A85985" w:rsidRPr="00B7445B" w:rsidRDefault="001C29E6" w:rsidP="007C067C">
      <w:pPr>
        <w:pStyle w:val="Heading1"/>
        <w:rPr>
          <w:b w:val="0"/>
        </w:rPr>
      </w:pPr>
      <w:bookmarkStart w:id="0" w:name="_Toc530928024"/>
      <w:r w:rsidRPr="00B7445B">
        <w:rPr>
          <w:b w:val="0"/>
        </w:rPr>
        <w:lastRenderedPageBreak/>
        <w:t>Introduction</w:t>
      </w:r>
      <w:bookmarkEnd w:id="0"/>
      <w:r w:rsidR="006760E2" w:rsidRPr="00B7445B">
        <w:rPr>
          <w:b w:val="0"/>
        </w:rPr>
        <w:t xml:space="preserve"> </w:t>
      </w:r>
    </w:p>
    <w:p w14:paraId="2A3B30D2" w14:textId="6F80670E" w:rsidR="00FD21F9" w:rsidRDefault="00FD21F9" w:rsidP="00FD21F9">
      <w:pPr>
        <w:pStyle w:val="Heading2"/>
      </w:pPr>
      <w:bookmarkStart w:id="1" w:name="_Toc530928025"/>
      <w:r>
        <w:t xml:space="preserve">The </w:t>
      </w:r>
      <w:r w:rsidR="002811BF">
        <w:t>two faces</w:t>
      </w:r>
      <w:r w:rsidR="00EC38F7">
        <w:t xml:space="preserve"> of nuclear data</w:t>
      </w:r>
      <w:bookmarkEnd w:id="1"/>
    </w:p>
    <w:p w14:paraId="3CDE4C62" w14:textId="7848A185" w:rsidR="00983500" w:rsidRDefault="00B47F52" w:rsidP="00983500">
      <w:pPr>
        <w:rPr>
          <w:rFonts w:cs="Times New Roman"/>
          <w:i/>
        </w:rPr>
      </w:pPr>
      <w:del w:id="2" w:author="Andrew" w:date="2018-12-02T15:46:00Z">
        <w:r w:rsidDel="00C40A01">
          <w:rPr>
            <w:rFonts w:cs="Times New Roman"/>
          </w:rPr>
          <w:delText xml:space="preserve">Low </w:delText>
        </w:r>
      </w:del>
      <w:ins w:id="3" w:author="Andrew" w:date="2018-12-02T15:46:00Z">
        <w:r w:rsidR="00C40A01">
          <w:rPr>
            <w:rFonts w:cs="Times New Roman"/>
          </w:rPr>
          <w:t>Low-</w:t>
        </w:r>
      </w:ins>
      <w:r>
        <w:rPr>
          <w:rFonts w:cs="Times New Roman"/>
        </w:rPr>
        <w:t>energy nuclear science (LENS</w:t>
      </w:r>
      <w:r w:rsidR="004F06A2">
        <w:rPr>
          <w:rFonts w:cs="Times New Roman"/>
        </w:rPr>
        <w:t>),</w:t>
      </w:r>
      <w:r w:rsidR="002E72E2">
        <w:rPr>
          <w:rFonts w:cs="Times New Roman"/>
        </w:rPr>
        <w:t xml:space="preserve"> where sub-nucleonic degrees o</w:t>
      </w:r>
      <w:r w:rsidR="00D27FF6">
        <w:rPr>
          <w:rFonts w:cs="Times New Roman"/>
        </w:rPr>
        <w:t xml:space="preserve">f freedom can be ignored, </w:t>
      </w:r>
      <w:r w:rsidR="009A67F4">
        <w:rPr>
          <w:rFonts w:cs="Times New Roman"/>
        </w:rPr>
        <w:t>straddles</w:t>
      </w:r>
      <w:r w:rsidR="00D27FF6">
        <w:rPr>
          <w:rFonts w:cs="Times New Roman"/>
        </w:rPr>
        <w:t xml:space="preserve"> the fence between curiosity- and appli</w:t>
      </w:r>
      <w:r w:rsidR="009A67F4">
        <w:rPr>
          <w:rFonts w:cs="Times New Roman"/>
        </w:rPr>
        <w:t xml:space="preserve">cation-driven pursuits.  On the </w:t>
      </w:r>
      <w:r w:rsidR="004F06A2">
        <w:rPr>
          <w:rFonts w:cs="Times New Roman"/>
        </w:rPr>
        <w:t>curiosity-driven side</w:t>
      </w:r>
      <w:r w:rsidR="009A67F4">
        <w:rPr>
          <w:rFonts w:cs="Times New Roman"/>
        </w:rPr>
        <w:t xml:space="preserve">, </w:t>
      </w:r>
      <w:r w:rsidR="00F95194">
        <w:rPr>
          <w:rFonts w:cs="Times New Roman"/>
        </w:rPr>
        <w:t xml:space="preserve">low-energy </w:t>
      </w:r>
      <w:r>
        <w:rPr>
          <w:rFonts w:cs="Times New Roman"/>
        </w:rPr>
        <w:t>(</w:t>
      </w:r>
      <w:r w:rsidRPr="00B47F52">
        <w:rPr>
          <w:rFonts w:cs="Times New Roman"/>
          <w:i/>
        </w:rPr>
        <w:t>E</w:t>
      </w:r>
      <w:r w:rsidRPr="00B47F52">
        <w:rPr>
          <w:rFonts w:cs="Times New Roman"/>
          <w:i/>
          <w:vertAlign w:val="subscript"/>
        </w:rPr>
        <w:t>x</w:t>
      </w:r>
      <w:r>
        <w:rPr>
          <w:rFonts w:cs="Times New Roman"/>
        </w:rPr>
        <w:t xml:space="preserve"> &lt; 1-4 MeV) </w:t>
      </w:r>
      <w:r w:rsidR="009A67F4">
        <w:rPr>
          <w:rFonts w:cs="Times New Roman"/>
        </w:rPr>
        <w:t xml:space="preserve">nuclear structure </w:t>
      </w:r>
      <w:r w:rsidR="00F95194">
        <w:rPr>
          <w:rFonts w:cs="Times New Roman"/>
        </w:rPr>
        <w:t>offers</w:t>
      </w:r>
      <w:r w:rsidR="009A67F4">
        <w:rPr>
          <w:rFonts w:cs="Times New Roman"/>
        </w:rPr>
        <w:t xml:space="preserve"> a unique laboratory to examine the interplay between single-particle and </w:t>
      </w:r>
      <w:r w:rsidR="00F95194">
        <w:rPr>
          <w:rFonts w:cs="Times New Roman"/>
        </w:rPr>
        <w:t>collective behavior</w:t>
      </w:r>
      <w:r>
        <w:rPr>
          <w:rFonts w:cs="Times New Roman"/>
        </w:rPr>
        <w:t xml:space="preserve"> and</w:t>
      </w:r>
      <w:r w:rsidR="00F95194">
        <w:rPr>
          <w:rFonts w:cs="Times New Roman"/>
        </w:rPr>
        <w:t xml:space="preserve"> to explore the transition from </w:t>
      </w:r>
      <w:r>
        <w:rPr>
          <w:rFonts w:cs="Times New Roman"/>
        </w:rPr>
        <w:t>quantum</w:t>
      </w:r>
      <w:r w:rsidR="00F95194">
        <w:rPr>
          <w:rFonts w:cs="Times New Roman"/>
        </w:rPr>
        <w:t xml:space="preserve"> to continuum behavior in a mesoscopic setting. </w:t>
      </w:r>
      <w:commentRangeStart w:id="4"/>
      <w:r w:rsidR="009D687C">
        <w:rPr>
          <w:rFonts w:cs="Times New Roman"/>
        </w:rPr>
        <w:t xml:space="preserve">LENS also plays an important supporting role in nuclear astrophysics, providing information </w:t>
      </w:r>
      <w:del w:id="5" w:author="Andrew" w:date="2018-12-02T16:00:00Z">
        <w:r w:rsidR="009D687C" w:rsidDel="000D0F51">
          <w:rPr>
            <w:rFonts w:cs="Times New Roman"/>
          </w:rPr>
          <w:delText xml:space="preserve">needed </w:delText>
        </w:r>
      </w:del>
      <w:ins w:id="6" w:author="Andrew" w:date="2018-12-02T16:00:00Z">
        <w:r w:rsidR="000D0F51">
          <w:rPr>
            <w:rFonts w:cs="Times New Roman"/>
          </w:rPr>
          <w:t xml:space="preserve">necessary </w:t>
        </w:r>
      </w:ins>
      <w:r w:rsidR="009D687C">
        <w:rPr>
          <w:rFonts w:cs="Times New Roman"/>
        </w:rPr>
        <w:t>for accurately modeling stellar energy generation</w:t>
      </w:r>
      <w:ins w:id="7" w:author="Andrew" w:date="2018-12-02T16:02:00Z">
        <w:r w:rsidR="00A90DEC">
          <w:rPr>
            <w:rFonts w:cs="Times New Roman"/>
          </w:rPr>
          <w:t>,</w:t>
        </w:r>
      </w:ins>
      <w:r w:rsidR="009D687C">
        <w:rPr>
          <w:rFonts w:cs="Times New Roman"/>
        </w:rPr>
        <w:t xml:space="preserve"> </w:t>
      </w:r>
      <w:del w:id="8" w:author="Andrew" w:date="2018-12-02T16:02:00Z">
        <w:r w:rsidR="009D687C" w:rsidDel="00A90DEC">
          <w:rPr>
            <w:rFonts w:cs="Times New Roman"/>
          </w:rPr>
          <w:delText>and allowing</w:delText>
        </w:r>
      </w:del>
      <w:ins w:id="9" w:author="Andrew" w:date="2018-12-02T16:02:00Z">
        <w:r w:rsidR="00A90DEC">
          <w:rPr>
            <w:rFonts w:cs="Times New Roman"/>
          </w:rPr>
          <w:t>as well as utilizing</w:t>
        </w:r>
      </w:ins>
      <w:r w:rsidR="009D687C">
        <w:rPr>
          <w:rFonts w:cs="Times New Roman"/>
        </w:rPr>
        <w:t xml:space="preserve"> isotopic abundances </w:t>
      </w:r>
      <w:del w:id="10" w:author="Andrew" w:date="2018-12-02T16:03:00Z">
        <w:r w:rsidR="009D687C" w:rsidDel="00A90DEC">
          <w:rPr>
            <w:rFonts w:cs="Times New Roman"/>
          </w:rPr>
          <w:delText xml:space="preserve">to be used </w:delText>
        </w:r>
      </w:del>
      <w:r w:rsidR="009D687C">
        <w:rPr>
          <w:rFonts w:cs="Times New Roman"/>
        </w:rPr>
        <w:t xml:space="preserve">in a manner similar to </w:t>
      </w:r>
      <w:ins w:id="11" w:author="Andrew" w:date="2018-12-02T16:03:00Z">
        <w:r w:rsidR="00A90DEC">
          <w:rPr>
            <w:rFonts w:cs="Times New Roman"/>
          </w:rPr>
          <w:t xml:space="preserve">that of nuclear </w:t>
        </w:r>
      </w:ins>
      <w:r w:rsidR="009D687C">
        <w:rPr>
          <w:rFonts w:cs="Times New Roman"/>
        </w:rPr>
        <w:t>forensics</w:t>
      </w:r>
      <w:ins w:id="12" w:author="Andrew" w:date="2018-12-02T16:03:00Z">
        <w:r w:rsidR="00A90DEC">
          <w:rPr>
            <w:rFonts w:cs="Times New Roman"/>
          </w:rPr>
          <w:t>,</w:t>
        </w:r>
      </w:ins>
      <w:r w:rsidR="009D687C">
        <w:rPr>
          <w:rFonts w:cs="Times New Roman"/>
        </w:rPr>
        <w:t xml:space="preserve"> to inform models of the astrophysical environments where heavy nuclei are formed.  </w:t>
      </w:r>
      <w:commentRangeEnd w:id="4"/>
      <w:r w:rsidR="00A90DEC">
        <w:rPr>
          <w:rStyle w:val="CommentReference"/>
        </w:rPr>
        <w:commentReference w:id="4"/>
      </w:r>
      <w:r w:rsidR="009D687C">
        <w:rPr>
          <w:rFonts w:cs="Times New Roman"/>
        </w:rPr>
        <w:t xml:space="preserve">On the </w:t>
      </w:r>
      <w:ins w:id="13" w:author="Andrew" w:date="2018-12-02T16:04:00Z">
        <w:r w:rsidR="005D4E19">
          <w:rPr>
            <w:rFonts w:cs="Times New Roman"/>
          </w:rPr>
          <w:t xml:space="preserve">application-driven </w:t>
        </w:r>
      </w:ins>
      <w:del w:id="14" w:author="Andrew" w:date="2018-12-02T16:04:00Z">
        <w:r w:rsidR="009D687C" w:rsidDel="005D4E19">
          <w:rPr>
            <w:rFonts w:cs="Times New Roman"/>
          </w:rPr>
          <w:delText xml:space="preserve">applied </w:delText>
        </w:r>
      </w:del>
      <w:r w:rsidR="009D687C">
        <w:rPr>
          <w:rFonts w:cs="Times New Roman"/>
        </w:rPr>
        <w:t xml:space="preserve">side, </w:t>
      </w:r>
      <w:del w:id="15" w:author="Andrew" w:date="2018-12-02T16:04:00Z">
        <w:r w:rsidR="009D687C" w:rsidDel="005D4E19">
          <w:rPr>
            <w:rFonts w:cs="Times New Roman"/>
          </w:rPr>
          <w:delText>a</w:delText>
        </w:r>
      </w:del>
      <w:r w:rsidR="009D687C">
        <w:rPr>
          <w:rFonts w:cs="Times New Roman"/>
        </w:rPr>
        <w:t xml:space="preserve"> well-quantified knowledge of low-lying nuclear structure and reactions is needed to model energy generation and isotope production for medical and industrial uses and national security and counter-proliferation communities.   </w:t>
      </w:r>
    </w:p>
    <w:p w14:paraId="372523F1" w14:textId="77777777" w:rsidR="00983500" w:rsidRDefault="00983500" w:rsidP="00983500">
      <w:pPr>
        <w:rPr>
          <w:rFonts w:cs="Times New Roman"/>
          <w:i/>
        </w:rPr>
      </w:pPr>
    </w:p>
    <w:p w14:paraId="21022C29" w14:textId="4F59E742" w:rsidR="00901CC6" w:rsidRDefault="00B47F52" w:rsidP="00983500">
      <w:pPr>
        <w:rPr>
          <w:rFonts w:cs="Times New Roman"/>
        </w:rPr>
      </w:pPr>
      <w:r>
        <w:rPr>
          <w:rFonts w:cs="Times New Roman"/>
        </w:rPr>
        <w:t>One hallmark of LENS is that most theoretical descriptions are primarily descriptive rather than rigorously predictive</w:t>
      </w:r>
      <w:r w:rsidR="000811DC">
        <w:rPr>
          <w:rFonts w:cs="Times New Roman"/>
        </w:rPr>
        <w:t xml:space="preserve"> at the level of accuracy </w:t>
      </w:r>
      <w:r w:rsidR="0033261D">
        <w:rPr>
          <w:rFonts w:cs="Times New Roman"/>
        </w:rPr>
        <w:t xml:space="preserve">and over the entire range of </w:t>
      </w:r>
      <w:r w:rsidR="00FD79F7">
        <w:rPr>
          <w:rFonts w:cs="Times New Roman"/>
        </w:rPr>
        <w:t>energies etc.</w:t>
      </w:r>
      <w:r w:rsidR="0033261D">
        <w:rPr>
          <w:rFonts w:cs="Times New Roman"/>
        </w:rPr>
        <w:t xml:space="preserve"> </w:t>
      </w:r>
      <w:r w:rsidR="000811DC">
        <w:rPr>
          <w:rFonts w:cs="Times New Roman"/>
        </w:rPr>
        <w:t xml:space="preserve">needed for </w:t>
      </w:r>
      <w:r w:rsidR="00D66058">
        <w:rPr>
          <w:rFonts w:cs="Times New Roman"/>
        </w:rPr>
        <w:t>th</w:t>
      </w:r>
      <w:r w:rsidR="000811DC">
        <w:rPr>
          <w:rFonts w:cs="Times New Roman"/>
        </w:rPr>
        <w:t>e applications</w:t>
      </w:r>
      <w:r w:rsidR="00D66058">
        <w:rPr>
          <w:rFonts w:cs="Times New Roman"/>
        </w:rPr>
        <w:t xml:space="preserve"> listed above</w:t>
      </w:r>
      <w:r w:rsidR="00601374">
        <w:rPr>
          <w:rFonts w:cs="Times New Roman"/>
        </w:rPr>
        <w:t xml:space="preserve">.  </w:t>
      </w:r>
      <w:r w:rsidR="000119CA">
        <w:rPr>
          <w:rFonts w:cs="Times New Roman"/>
        </w:rPr>
        <w:t xml:space="preserve">As a result, targeted measurements </w:t>
      </w:r>
      <w:ins w:id="16" w:author="Andrew" w:date="2018-12-02T16:10:00Z">
        <w:r w:rsidR="005D4E19">
          <w:rPr>
            <w:rFonts w:cs="Times New Roman"/>
          </w:rPr>
          <w:t xml:space="preserve">are </w:t>
        </w:r>
      </w:ins>
      <w:r w:rsidR="000119CA">
        <w:rPr>
          <w:rFonts w:cs="Times New Roman"/>
        </w:rPr>
        <w:t xml:space="preserve">coupled to </w:t>
      </w:r>
      <w:r w:rsidR="00E906DE">
        <w:rPr>
          <w:rFonts w:cs="Times New Roman"/>
        </w:rPr>
        <w:t>a</w:t>
      </w:r>
      <w:r w:rsidR="000811DC">
        <w:rPr>
          <w:rFonts w:cs="Times New Roman"/>
        </w:rPr>
        <w:t xml:space="preserve"> nuclear data evaluation process </w:t>
      </w:r>
      <w:ins w:id="17" w:author="Andrew" w:date="2018-12-02T16:09:00Z">
        <w:r w:rsidR="005D4E19">
          <w:rPr>
            <w:rFonts w:cs="Times New Roman"/>
          </w:rPr>
          <w:t>(</w:t>
        </w:r>
      </w:ins>
      <w:r w:rsidR="000119CA">
        <w:rPr>
          <w:rFonts w:cs="Times New Roman"/>
        </w:rPr>
        <w:t>including</w:t>
      </w:r>
      <w:r w:rsidR="009D687C">
        <w:rPr>
          <w:rFonts w:cs="Times New Roman"/>
        </w:rPr>
        <w:t xml:space="preserve"> </w:t>
      </w:r>
      <w:r w:rsidR="007A40DC">
        <w:rPr>
          <w:rFonts w:cs="Times New Roman"/>
        </w:rPr>
        <w:t>post-publication review</w:t>
      </w:r>
      <w:ins w:id="18" w:author="Andrew" w:date="2018-12-02T16:09:00Z">
        <w:r w:rsidR="005D4E19">
          <w:rPr>
            <w:rFonts w:cs="Times New Roman"/>
          </w:rPr>
          <w:t>)</w:t>
        </w:r>
      </w:ins>
      <w:ins w:id="19" w:author="Andrew" w:date="2018-12-02T16:10:00Z">
        <w:r w:rsidR="005D4E19">
          <w:rPr>
            <w:rFonts w:cs="Times New Roman"/>
          </w:rPr>
          <w:t>,</w:t>
        </w:r>
      </w:ins>
      <w:r w:rsidR="007A40DC">
        <w:rPr>
          <w:rFonts w:cs="Times New Roman"/>
        </w:rPr>
        <w:t xml:space="preserve"> </w:t>
      </w:r>
      <w:del w:id="20" w:author="Andrew" w:date="2018-12-02T16:10:00Z">
        <w:r w:rsidR="000811DC" w:rsidDel="005D4E19">
          <w:rPr>
            <w:rFonts w:cs="Times New Roman"/>
          </w:rPr>
          <w:delText xml:space="preserve">was </w:delText>
        </w:r>
      </w:del>
      <w:r w:rsidR="000811DC">
        <w:rPr>
          <w:rFonts w:cs="Times New Roman"/>
        </w:rPr>
        <w:t>created to us</w:t>
      </w:r>
      <w:r w:rsidR="007A40DC">
        <w:rPr>
          <w:rFonts w:cs="Times New Roman"/>
        </w:rPr>
        <w:t xml:space="preserve">e physically accurate modeling, </w:t>
      </w:r>
      <w:r w:rsidR="000811DC">
        <w:rPr>
          <w:rFonts w:cs="Times New Roman"/>
        </w:rPr>
        <w:t xml:space="preserve">guided by experimental </w:t>
      </w:r>
      <w:r w:rsidR="0033261D">
        <w:rPr>
          <w:rFonts w:cs="Times New Roman"/>
        </w:rPr>
        <w:t xml:space="preserve">information, to produce databases of recommended values that can be employed by the user communities.  </w:t>
      </w:r>
      <w:r w:rsidR="009D687C">
        <w:rPr>
          <w:rFonts w:cs="Times New Roman"/>
        </w:rPr>
        <w:t>This work is carried out by a community that has similar components to other areas of physics</w:t>
      </w:r>
      <w:ins w:id="21" w:author="Andrew" w:date="2018-12-02T16:13:00Z">
        <w:r w:rsidR="00381B8E">
          <w:rPr>
            <w:rFonts w:cs="Times New Roman"/>
          </w:rPr>
          <w:t>,</w:t>
        </w:r>
      </w:ins>
      <w:r w:rsidR="009D687C">
        <w:rPr>
          <w:rFonts w:cs="Times New Roman"/>
        </w:rPr>
        <w:t xml:space="preserve"> including theory, modeling</w:t>
      </w:r>
      <w:ins w:id="22" w:author="Andrew" w:date="2018-12-02T16:14:00Z">
        <w:r w:rsidR="00E12110">
          <w:rPr>
            <w:rFonts w:cs="Times New Roman"/>
          </w:rPr>
          <w:t>,</w:t>
        </w:r>
      </w:ins>
      <w:r w:rsidR="009D687C">
        <w:rPr>
          <w:rFonts w:cs="Times New Roman"/>
        </w:rPr>
        <w:t xml:space="preserve"> and experimental components.  </w:t>
      </w:r>
      <w:r w:rsidR="007A40DC">
        <w:rPr>
          <w:rFonts w:cs="Times New Roman"/>
        </w:rPr>
        <w:t xml:space="preserve"> </w:t>
      </w:r>
      <w:r w:rsidR="00531DD4">
        <w:rPr>
          <w:rFonts w:cs="Times New Roman"/>
        </w:rPr>
        <w:t>These</w:t>
      </w:r>
      <w:r w:rsidR="00BA4124">
        <w:rPr>
          <w:rFonts w:cs="Times New Roman"/>
        </w:rPr>
        <w:t xml:space="preserve"> individuals </w:t>
      </w:r>
      <w:r w:rsidR="00531DD4">
        <w:rPr>
          <w:rFonts w:cs="Times New Roman"/>
        </w:rPr>
        <w:t xml:space="preserve">usually come from the LENS research community, but </w:t>
      </w:r>
      <w:del w:id="23" w:author="Andrew" w:date="2018-12-02T16:14:00Z">
        <w:r w:rsidR="00531DD4" w:rsidDel="00E12110">
          <w:rPr>
            <w:rFonts w:cs="Times New Roman"/>
          </w:rPr>
          <w:delText xml:space="preserve">they </w:delText>
        </w:r>
      </w:del>
      <w:r w:rsidR="00531DD4">
        <w:rPr>
          <w:rFonts w:cs="Times New Roman"/>
        </w:rPr>
        <w:t xml:space="preserve">then go on to study for many years under experienced evaluators in order to develop the highly-specialized skills needed for the work. </w:t>
      </w:r>
      <w:r w:rsidR="00BA4124">
        <w:rPr>
          <w:rFonts w:cs="Times New Roman"/>
        </w:rPr>
        <w:t xml:space="preserve"> </w:t>
      </w:r>
    </w:p>
    <w:p w14:paraId="6D0B5F75" w14:textId="5D1F4AA8" w:rsidR="00746762" w:rsidRDefault="00746762" w:rsidP="00983500">
      <w:pPr>
        <w:rPr>
          <w:rFonts w:cs="Times New Roman"/>
        </w:rPr>
      </w:pPr>
    </w:p>
    <w:p w14:paraId="48357F2C" w14:textId="2DF667D2" w:rsidR="00EC38F7" w:rsidRPr="00551149" w:rsidRDefault="00EC38F7" w:rsidP="00983500">
      <w:pPr>
        <w:rPr>
          <w:rFonts w:cs="Times New Roman"/>
        </w:rPr>
      </w:pPr>
      <w:r>
        <w:rPr>
          <w:rFonts w:cs="Times New Roman"/>
        </w:rPr>
        <w:t xml:space="preserve">This manuscript will start with a description of the nuclear data evaluation process, and the organizations organization that carry it out.  </w:t>
      </w:r>
      <w:r w:rsidR="00551149">
        <w:rPr>
          <w:rFonts w:cs="Times New Roman"/>
        </w:rPr>
        <w:t>It</w:t>
      </w:r>
      <w:r>
        <w:rPr>
          <w:rFonts w:cs="Times New Roman"/>
        </w:rPr>
        <w:t xml:space="preserve"> will then </w:t>
      </w:r>
      <w:r w:rsidR="00551149">
        <w:rPr>
          <w:rFonts w:cs="Times New Roman"/>
        </w:rPr>
        <w:t>describe two important cross-cutting nuclear data needs that are important to multiple applications</w:t>
      </w:r>
      <w:del w:id="24" w:author="Andrew" w:date="2018-12-02T16:24:00Z">
        <w:r w:rsidR="00551149" w:rsidDel="00AA10CD">
          <w:rPr>
            <w:rFonts w:cs="Times New Roman"/>
          </w:rPr>
          <w:delText xml:space="preserve">; </w:delText>
        </w:r>
      </w:del>
      <w:ins w:id="25" w:author="Andrew" w:date="2018-12-02T16:24:00Z">
        <w:r w:rsidR="00AA10CD">
          <w:rPr>
            <w:rFonts w:cs="Times New Roman"/>
          </w:rPr>
          <w:t xml:space="preserve">: </w:t>
        </w:r>
      </w:ins>
      <w:r w:rsidR="00551149">
        <w:rPr>
          <w:rFonts w:cs="Times New Roman"/>
        </w:rPr>
        <w:t>fission and neutron transport on the “Big 3” actinides (</w:t>
      </w:r>
      <w:r w:rsidR="00551149">
        <w:rPr>
          <w:rFonts w:cs="Times New Roman"/>
          <w:vertAlign w:val="superscript"/>
        </w:rPr>
        <w:t>235,238</w:t>
      </w:r>
      <w:r w:rsidR="00551149">
        <w:rPr>
          <w:rFonts w:cs="Times New Roman"/>
        </w:rPr>
        <w:t xml:space="preserve">U and </w:t>
      </w:r>
      <w:r w:rsidR="00551149">
        <w:rPr>
          <w:rFonts w:cs="Times New Roman"/>
          <w:vertAlign w:val="superscript"/>
        </w:rPr>
        <w:t>239</w:t>
      </w:r>
      <w:r w:rsidR="00551149">
        <w:rPr>
          <w:rFonts w:cs="Times New Roman"/>
        </w:rPr>
        <w:t>Pu)</w:t>
      </w:r>
      <w:ins w:id="26" w:author="Andrew" w:date="2018-12-02T16:24:00Z">
        <w:r w:rsidR="00AA10CD">
          <w:rPr>
            <w:rFonts w:cs="Times New Roman"/>
          </w:rPr>
          <w:t>,</w:t>
        </w:r>
      </w:ins>
      <w:r w:rsidR="00551149">
        <w:rPr>
          <w:rFonts w:cs="Times New Roman"/>
        </w:rPr>
        <w:t xml:space="preserve"> and improved information rega</w:t>
      </w:r>
      <w:r w:rsidR="00AC7155">
        <w:rPr>
          <w:rFonts w:cs="Times New Roman"/>
        </w:rPr>
        <w:t xml:space="preserve">rding continuum nuclear states for reaction modeling.  Following this </w:t>
      </w:r>
      <w:del w:id="27" w:author="Andrew" w:date="2018-12-02T16:25:00Z">
        <w:r w:rsidR="00AC7155" w:rsidDel="00AA10CD">
          <w:rPr>
            <w:rFonts w:cs="Times New Roman"/>
          </w:rPr>
          <w:delText>will be</w:delText>
        </w:r>
      </w:del>
      <w:ins w:id="28" w:author="Andrew" w:date="2018-12-02T16:25:00Z">
        <w:r w:rsidR="00AA10CD">
          <w:rPr>
            <w:rFonts w:cs="Times New Roman"/>
          </w:rPr>
          <w:t xml:space="preserve">is </w:t>
        </w:r>
      </w:ins>
      <w:del w:id="29" w:author="Andrew" w:date="2018-12-02T16:25:00Z">
        <w:r w:rsidR="00AC7155" w:rsidDel="00AA10CD">
          <w:rPr>
            <w:rFonts w:cs="Times New Roman"/>
          </w:rPr>
          <w:delText xml:space="preserve"> </w:delText>
        </w:r>
      </w:del>
      <w:r w:rsidR="00AC7155">
        <w:rPr>
          <w:rFonts w:cs="Times New Roman"/>
        </w:rPr>
        <w:t>a discussion of nuclear data needs for specific applications</w:t>
      </w:r>
      <w:ins w:id="30" w:author="Andrew" w:date="2018-12-02T16:25:00Z">
        <w:r w:rsidR="00AA10CD">
          <w:rPr>
            <w:rFonts w:cs="Times New Roman"/>
          </w:rPr>
          <w:t>,</w:t>
        </w:r>
      </w:ins>
      <w:r w:rsidR="00AC7155">
        <w:rPr>
          <w:rFonts w:cs="Times New Roman"/>
        </w:rPr>
        <w:t xml:space="preserve"> including medical isotope production, nuclear energy</w:t>
      </w:r>
      <w:ins w:id="31" w:author="Andrew" w:date="2018-12-02T16:25:00Z">
        <w:r w:rsidR="00AA10CD">
          <w:rPr>
            <w:rFonts w:cs="Times New Roman"/>
          </w:rPr>
          <w:t>,</w:t>
        </w:r>
      </w:ins>
      <w:r w:rsidR="00AC7155">
        <w:rPr>
          <w:rFonts w:cs="Times New Roman"/>
        </w:rPr>
        <w:t xml:space="preserve"> and national security/nonproliferation.  It will then end with a discussion of the future of nuclear data, including </w:t>
      </w:r>
      <w:r w:rsidR="00B73C8C">
        <w:rPr>
          <w:rFonts w:cs="Times New Roman"/>
        </w:rPr>
        <w:t>the need to train the next generation of nuclear data evaluators and a new, Nuclear Data Interagency Working Group that has</w:t>
      </w:r>
      <w:ins w:id="32" w:author="Andrew" w:date="2018-12-02T16:25:00Z">
        <w:r w:rsidR="00AA10CD">
          <w:rPr>
            <w:rFonts w:cs="Times New Roman"/>
          </w:rPr>
          <w:t xml:space="preserve"> been</w:t>
        </w:r>
      </w:ins>
      <w:r w:rsidR="00B73C8C">
        <w:rPr>
          <w:rFonts w:cs="Times New Roman"/>
        </w:rPr>
        <w:t xml:space="preserve"> formed to </w:t>
      </w:r>
      <w:del w:id="33" w:author="Andrew" w:date="2018-12-02T16:25:00Z">
        <w:r w:rsidR="00B73C8C" w:rsidDel="00AA10CD">
          <w:rPr>
            <w:rFonts w:cs="Times New Roman"/>
          </w:rPr>
          <w:delText xml:space="preserve">formulate </w:delText>
        </w:r>
      </w:del>
      <w:ins w:id="34" w:author="Andrew" w:date="2018-12-02T16:25:00Z">
        <w:r w:rsidR="00AA10CD">
          <w:rPr>
            <w:rFonts w:cs="Times New Roman"/>
          </w:rPr>
          <w:t xml:space="preserve">develop </w:t>
        </w:r>
      </w:ins>
      <w:r w:rsidR="00B73C8C">
        <w:rPr>
          <w:rFonts w:cs="Times New Roman"/>
        </w:rPr>
        <w:t xml:space="preserve">a national nuclear data plan to address high-priority needs for applied nuclear science and technology.  </w:t>
      </w:r>
      <w:r w:rsidR="00AC7155">
        <w:rPr>
          <w:rFonts w:cs="Times New Roman"/>
        </w:rPr>
        <w:t xml:space="preserve"> </w:t>
      </w:r>
    </w:p>
    <w:p w14:paraId="364164E5" w14:textId="77777777" w:rsidR="00EC38F7" w:rsidRDefault="00EC38F7" w:rsidP="00983500">
      <w:pPr>
        <w:rPr>
          <w:rFonts w:cs="Times New Roman"/>
        </w:rPr>
      </w:pPr>
    </w:p>
    <w:p w14:paraId="013F5898" w14:textId="21A16AED" w:rsidR="00EC38F7" w:rsidRDefault="00EC38F7" w:rsidP="00EC38F7">
      <w:pPr>
        <w:pStyle w:val="Heading2"/>
      </w:pPr>
      <w:bookmarkStart w:id="35" w:name="_Toc530928026"/>
      <w:r>
        <w:t>The Nuclear Data Pipeline</w:t>
      </w:r>
      <w:bookmarkEnd w:id="35"/>
    </w:p>
    <w:p w14:paraId="0FB9F93B" w14:textId="4C35E85E" w:rsidR="000119CA" w:rsidRDefault="000119CA" w:rsidP="00983500">
      <w:pPr>
        <w:rPr>
          <w:rFonts w:cs="Times New Roman"/>
        </w:rPr>
      </w:pPr>
      <w:r>
        <w:rPr>
          <w:rFonts w:cs="Times New Roman"/>
        </w:rPr>
        <w:t>The first step in improving nuclear data involves the use of carefully-designed measurements with well-defined uncertainties.  Following publication, these results go through a post-</w:t>
      </w:r>
      <w:r>
        <w:rPr>
          <w:rFonts w:cs="Times New Roman"/>
        </w:rPr>
        <w:lastRenderedPageBreak/>
        <w:t>publication evaluation process that merges them with other data sets and results in the creation of data libraries of use to the application</w:t>
      </w:r>
      <w:ins w:id="36" w:author="Andrew" w:date="2018-12-02T16:26:00Z">
        <w:r w:rsidR="00F2148D">
          <w:rPr>
            <w:rFonts w:cs="Times New Roman"/>
          </w:rPr>
          <w:t xml:space="preserve"> communities</w:t>
        </w:r>
      </w:ins>
      <w:r>
        <w:rPr>
          <w:rFonts w:cs="Times New Roman"/>
        </w:rPr>
        <w:t xml:space="preserve">.  </w:t>
      </w:r>
    </w:p>
    <w:p w14:paraId="132CEA3D" w14:textId="77777777" w:rsidR="000119CA" w:rsidRDefault="000119CA" w:rsidP="00983500">
      <w:pPr>
        <w:rPr>
          <w:rFonts w:cs="Times New Roman"/>
        </w:rPr>
      </w:pPr>
    </w:p>
    <w:p w14:paraId="39521546" w14:textId="626898AF" w:rsidR="00531DD4" w:rsidRDefault="000119CA" w:rsidP="00983500">
      <w:pPr>
        <w:rPr>
          <w:rFonts w:cs="Times New Roman"/>
        </w:rPr>
      </w:pPr>
      <w:r>
        <w:rPr>
          <w:rFonts w:cs="Times New Roman"/>
        </w:rPr>
        <w:t xml:space="preserve">The </w:t>
      </w:r>
      <w:del w:id="37" w:author="Andrew" w:date="2018-12-02T16:36:00Z">
        <w:r w:rsidR="00531DD4" w:rsidDel="00F3729E">
          <w:rPr>
            <w:rFonts w:cs="Times New Roman"/>
          </w:rPr>
          <w:delText xml:space="preserve">Nuclear </w:delText>
        </w:r>
      </w:del>
      <w:ins w:id="38" w:author="Andrew" w:date="2018-12-02T16:36:00Z">
        <w:r w:rsidR="00F3729E">
          <w:rPr>
            <w:rFonts w:cs="Times New Roman"/>
          </w:rPr>
          <w:t xml:space="preserve">nuclear </w:t>
        </w:r>
      </w:ins>
      <w:r w:rsidR="00531DD4">
        <w:rPr>
          <w:rFonts w:cs="Times New Roman"/>
        </w:rPr>
        <w:t>data evaluation</w:t>
      </w:r>
      <w:r>
        <w:rPr>
          <w:rFonts w:cs="Times New Roman"/>
        </w:rPr>
        <w:t xml:space="preserve"> process</w:t>
      </w:r>
      <w:r w:rsidR="00531DD4">
        <w:rPr>
          <w:rFonts w:cs="Times New Roman"/>
        </w:rPr>
        <w:t xml:space="preserve"> is comprised of </w:t>
      </w:r>
      <w:r w:rsidR="00427DAE">
        <w:rPr>
          <w:rFonts w:cs="Times New Roman"/>
        </w:rPr>
        <w:t>four</w:t>
      </w:r>
      <w:r w:rsidR="00531DD4">
        <w:rPr>
          <w:rFonts w:cs="Times New Roman"/>
        </w:rPr>
        <w:t xml:space="preserve"> steps. The first, and potentially most important</w:t>
      </w:r>
      <w:ins w:id="39" w:author="Andrew" w:date="2018-12-02T16:33:00Z">
        <w:r w:rsidR="000643BD">
          <w:rPr>
            <w:rFonts w:cs="Times New Roman"/>
          </w:rPr>
          <w:t>,</w:t>
        </w:r>
      </w:ins>
      <w:r w:rsidR="00531DD4">
        <w:rPr>
          <w:rFonts w:cs="Times New Roman"/>
        </w:rPr>
        <w:t xml:space="preserve"> of these databases is the Nuclear Science Reference file (NSR) [</w:t>
      </w:r>
      <w:r w:rsidR="004F06A2">
        <w:rPr>
          <w:rFonts w:cs="Times New Roman"/>
        </w:rPr>
        <w:t>NSR</w:t>
      </w:r>
      <w:r w:rsidR="00531DD4">
        <w:rPr>
          <w:rFonts w:cs="Times New Roman"/>
        </w:rPr>
        <w:t xml:space="preserve">].  NSR contains </w:t>
      </w:r>
      <w:r w:rsidR="00312FC2">
        <w:rPr>
          <w:rFonts w:cs="Times New Roman"/>
        </w:rPr>
        <w:t xml:space="preserve">references to </w:t>
      </w:r>
      <w:r w:rsidR="00531DD4">
        <w:rPr>
          <w:rFonts w:cs="Times New Roman"/>
        </w:rPr>
        <w:t>published works from major LENS journals as well as internal reports from labs throughout the world.  NSR serves as the start</w:t>
      </w:r>
      <w:ins w:id="40" w:author="Andrew" w:date="2018-12-02T16:33:00Z">
        <w:r w:rsidR="00F3729E">
          <w:rPr>
            <w:rFonts w:cs="Times New Roman"/>
          </w:rPr>
          <w:t>in</w:t>
        </w:r>
      </w:ins>
      <w:ins w:id="41" w:author="Andrew" w:date="2018-12-02T16:34:00Z">
        <w:r w:rsidR="00F3729E">
          <w:rPr>
            <w:rFonts w:cs="Times New Roman"/>
          </w:rPr>
          <w:t>g</w:t>
        </w:r>
      </w:ins>
      <w:r w:rsidR="00531DD4">
        <w:rPr>
          <w:rFonts w:cs="Times New Roman"/>
        </w:rPr>
        <w:t xml:space="preserve"> point for the data evaluation </w:t>
      </w:r>
      <w:r w:rsidR="00A42556">
        <w:rPr>
          <w:rFonts w:cs="Times New Roman"/>
        </w:rPr>
        <w:t xml:space="preserve">process. </w:t>
      </w:r>
      <w:r w:rsidR="00312FC2">
        <w:rPr>
          <w:rFonts w:cs="Times New Roman"/>
        </w:rPr>
        <w:t>Descriptive</w:t>
      </w:r>
      <w:r w:rsidR="00A42556">
        <w:rPr>
          <w:rFonts w:cs="Times New Roman"/>
        </w:rPr>
        <w:t xml:space="preserve"> keyword</w:t>
      </w:r>
      <w:r w:rsidR="00312FC2">
        <w:rPr>
          <w:rFonts w:cs="Times New Roman"/>
        </w:rPr>
        <w:t xml:space="preserve">s are assigned to these articles </w:t>
      </w:r>
      <w:r w:rsidR="00A42556">
        <w:rPr>
          <w:rFonts w:cs="Times New Roman"/>
        </w:rPr>
        <w:t xml:space="preserve">by individuals with LENS backgrounds, enabling the use of this information in later portions of the evaluation process.  </w:t>
      </w:r>
    </w:p>
    <w:p w14:paraId="70EB84B1" w14:textId="77777777" w:rsidR="00531DD4" w:rsidRDefault="00531DD4" w:rsidP="00983500">
      <w:pPr>
        <w:rPr>
          <w:rFonts w:cs="Times New Roman"/>
        </w:rPr>
      </w:pPr>
    </w:p>
    <w:p w14:paraId="039F20A8" w14:textId="7F3E0995" w:rsidR="0069309C" w:rsidRDefault="00531DD4" w:rsidP="005C18C9">
      <w:pPr>
        <w:rPr>
          <w:rFonts w:cs="Times New Roman"/>
        </w:rPr>
      </w:pPr>
      <w:commentRangeStart w:id="42"/>
      <w:r>
        <w:rPr>
          <w:rFonts w:cs="Times New Roman"/>
        </w:rPr>
        <w:t xml:space="preserve">The next step in the evaluation process involves </w:t>
      </w:r>
      <w:r w:rsidR="00A42556">
        <w:rPr>
          <w:rFonts w:cs="Times New Roman"/>
          <w:i/>
        </w:rPr>
        <w:t>compilation</w:t>
      </w:r>
      <w:commentRangeEnd w:id="42"/>
      <w:r w:rsidR="00F3729E">
        <w:rPr>
          <w:rStyle w:val="CommentReference"/>
        </w:rPr>
        <w:commentReference w:id="42"/>
      </w:r>
      <w:r w:rsidR="00A42556">
        <w:rPr>
          <w:rFonts w:cs="Times New Roman"/>
        </w:rPr>
        <w:t>.  In this step the data</w:t>
      </w:r>
      <w:r w:rsidR="00A42556" w:rsidRPr="00A42556">
        <w:rPr>
          <w:rFonts w:cs="Times New Roman"/>
        </w:rPr>
        <w:t xml:space="preserve"> </w:t>
      </w:r>
      <w:r w:rsidR="00A42556">
        <w:rPr>
          <w:rFonts w:cs="Times New Roman"/>
        </w:rPr>
        <w:t xml:space="preserve">from the primary references contained in NSR, including both mean values and uncertainties, are extracted in numerical form and </w:t>
      </w:r>
      <w:r w:rsidR="005C18C9">
        <w:rPr>
          <w:rFonts w:cs="Times New Roman"/>
        </w:rPr>
        <w:t xml:space="preserve">assembled into one of two databases depending on whether the data </w:t>
      </w:r>
      <w:del w:id="43" w:author="Andrew" w:date="2018-12-02T16:51:00Z">
        <w:r w:rsidR="005C18C9" w:rsidDel="00FA36D1">
          <w:rPr>
            <w:rFonts w:cs="Times New Roman"/>
          </w:rPr>
          <w:delText xml:space="preserve">is </w:delText>
        </w:r>
      </w:del>
      <w:ins w:id="44" w:author="Andrew" w:date="2018-12-02T16:52:00Z">
        <w:r w:rsidR="00FA36D1">
          <w:rPr>
            <w:rFonts w:cs="Times New Roman"/>
          </w:rPr>
          <w:t>are</w:t>
        </w:r>
      </w:ins>
      <w:ins w:id="45" w:author="Andrew" w:date="2018-12-02T16:51:00Z">
        <w:r w:rsidR="00FA36D1">
          <w:rPr>
            <w:rFonts w:cs="Times New Roman"/>
          </w:rPr>
          <w:t xml:space="preserve"> </w:t>
        </w:r>
      </w:ins>
      <w:r w:rsidR="005C18C9">
        <w:rPr>
          <w:rFonts w:cs="Times New Roman"/>
        </w:rPr>
        <w:t>primarily regarding nuclear structure and decay</w:t>
      </w:r>
      <w:ins w:id="46" w:author="Andrew" w:date="2018-12-02T16:35:00Z">
        <w:r w:rsidR="00F3729E">
          <w:rPr>
            <w:rFonts w:cs="Times New Roman"/>
          </w:rPr>
          <w:t>,</w:t>
        </w:r>
      </w:ins>
      <w:r w:rsidR="005C18C9">
        <w:rPr>
          <w:rFonts w:cs="Times New Roman"/>
        </w:rPr>
        <w:t xml:space="preserve"> or nuclear reaction</w:t>
      </w:r>
      <w:ins w:id="47" w:author="Andrew" w:date="2018-12-02T16:35:00Z">
        <w:r w:rsidR="00F3729E">
          <w:rPr>
            <w:rFonts w:cs="Times New Roman"/>
          </w:rPr>
          <w:t>s</w:t>
        </w:r>
      </w:ins>
      <w:del w:id="48" w:author="Andrew" w:date="2018-12-02T16:35:00Z">
        <w:r w:rsidR="005C18C9" w:rsidDel="00F3729E">
          <w:rPr>
            <w:rFonts w:cs="Times New Roman"/>
          </w:rPr>
          <w:delText xml:space="preserve"> data</w:delText>
        </w:r>
      </w:del>
      <w:r w:rsidR="005C18C9">
        <w:rPr>
          <w:rFonts w:cs="Times New Roman"/>
        </w:rPr>
        <w:t xml:space="preserve">.  </w:t>
      </w:r>
    </w:p>
    <w:p w14:paraId="49C12C40" w14:textId="77777777" w:rsidR="0069309C" w:rsidRDefault="0069309C" w:rsidP="005C18C9">
      <w:pPr>
        <w:rPr>
          <w:rFonts w:cs="Times New Roman"/>
        </w:rPr>
      </w:pPr>
    </w:p>
    <w:p w14:paraId="53E2001C" w14:textId="65BB339B" w:rsidR="005C18C9" w:rsidRDefault="005C18C9" w:rsidP="005C18C9">
      <w:pPr>
        <w:rPr>
          <w:rFonts w:cs="Times New Roman"/>
          <w:bCs/>
        </w:rPr>
      </w:pPr>
      <w:r>
        <w:rPr>
          <w:rFonts w:cs="Times New Roman"/>
        </w:rPr>
        <w:t xml:space="preserve">The nuclear structure </w:t>
      </w:r>
      <w:r w:rsidR="00253E5B">
        <w:rPr>
          <w:rFonts w:cs="Times New Roman"/>
        </w:rPr>
        <w:t>compilation</w:t>
      </w:r>
      <w:r w:rsidR="0069309C">
        <w:rPr>
          <w:rFonts w:cs="Times New Roman"/>
        </w:rPr>
        <w:t xml:space="preserve"> </w:t>
      </w:r>
      <w:r>
        <w:rPr>
          <w:rFonts w:cs="Times New Roman"/>
        </w:rPr>
        <w:t xml:space="preserve">database is called the </w:t>
      </w:r>
      <w:r w:rsidRPr="005C18C9">
        <w:rPr>
          <w:rFonts w:cs="Times New Roman"/>
          <w:bCs/>
        </w:rPr>
        <w:t>Experimental Unevaluated Nuclear Data List</w:t>
      </w:r>
      <w:r>
        <w:rPr>
          <w:rFonts w:cs="Times New Roman"/>
          <w:bCs/>
        </w:rPr>
        <w:t xml:space="preserve"> (XUNDL)</w:t>
      </w:r>
      <w:r w:rsidR="005F46FE">
        <w:rPr>
          <w:rFonts w:cs="Times New Roman"/>
          <w:bCs/>
        </w:rPr>
        <w:t xml:space="preserve"> [XUN]</w:t>
      </w:r>
      <w:r>
        <w:rPr>
          <w:rFonts w:cs="Times New Roman"/>
          <w:bCs/>
        </w:rPr>
        <w:t xml:space="preserve">.   The nuclear data in XUNDL is organized by nuclide, meaning that a single publication could lead to the production of more than one XUNDL dataset.  </w:t>
      </w:r>
      <w:r w:rsidR="00D16D1E">
        <w:rPr>
          <w:rFonts w:cs="Times New Roman"/>
          <w:bCs/>
        </w:rPr>
        <w:t>Each</w:t>
      </w:r>
      <w:r>
        <w:rPr>
          <w:rFonts w:cs="Times New Roman"/>
          <w:bCs/>
        </w:rPr>
        <w:t xml:space="preserve"> XUNDL dataset is treated as a “stand-alone” work and is not required to agree with existing, evaluated nuclear data for the nuclide it concerns.  </w:t>
      </w:r>
      <w:r w:rsidR="00D16D1E">
        <w:rPr>
          <w:rFonts w:cs="Times New Roman"/>
          <w:bCs/>
        </w:rPr>
        <w:t xml:space="preserve">However, during XUNDL compilation basic consistency checks are performed and any internal inconsistencies are pointed out to the author to allow them be reconciled in the database.  </w:t>
      </w:r>
      <w:r w:rsidR="00253E5B">
        <w:rPr>
          <w:rFonts w:cs="Times New Roman"/>
          <w:bCs/>
        </w:rPr>
        <w:t xml:space="preserve">XUNDL is used by both nuclear structure evaluators to aid in their work and by nuclear structure researchers as a quick way to </w:t>
      </w:r>
      <w:del w:id="49" w:author="Andrew" w:date="2018-12-02T16:38:00Z">
        <w:r w:rsidR="00253E5B" w:rsidDel="00F3729E">
          <w:rPr>
            <w:rFonts w:cs="Times New Roman"/>
            <w:bCs/>
          </w:rPr>
          <w:delText xml:space="preserve">get </w:delText>
        </w:r>
      </w:del>
      <w:r w:rsidR="00253E5B">
        <w:rPr>
          <w:rFonts w:cs="Times New Roman"/>
          <w:bCs/>
        </w:rPr>
        <w:t xml:space="preserve">access </w:t>
      </w:r>
      <w:del w:id="50" w:author="Andrew" w:date="2018-12-02T16:38:00Z">
        <w:r w:rsidR="00253E5B" w:rsidDel="00F3729E">
          <w:rPr>
            <w:rFonts w:cs="Times New Roman"/>
            <w:bCs/>
          </w:rPr>
          <w:delText xml:space="preserve">to </w:delText>
        </w:r>
      </w:del>
      <w:r w:rsidR="00253E5B">
        <w:rPr>
          <w:rFonts w:cs="Times New Roman"/>
          <w:bCs/>
        </w:rPr>
        <w:t xml:space="preserve">data from current publications in order to guide their own research. </w:t>
      </w:r>
      <w:r w:rsidR="007F0F9F">
        <w:rPr>
          <w:rFonts w:cs="Times New Roman"/>
          <w:bCs/>
        </w:rPr>
        <w:t xml:space="preserve">The vast majority of XUNDL compilation is performed </w:t>
      </w:r>
      <w:r w:rsidR="00253E5B">
        <w:rPr>
          <w:rFonts w:cs="Times New Roman"/>
          <w:bCs/>
        </w:rPr>
        <w:t xml:space="preserve">by a handful of evaluators in the United States.  </w:t>
      </w:r>
    </w:p>
    <w:p w14:paraId="12CB7E67" w14:textId="77777777" w:rsidR="0069309C" w:rsidRDefault="0069309C" w:rsidP="005C18C9">
      <w:pPr>
        <w:rPr>
          <w:rFonts w:cs="Times New Roman"/>
          <w:bCs/>
        </w:rPr>
      </w:pPr>
    </w:p>
    <w:p w14:paraId="23BCDF28" w14:textId="66F09E75" w:rsidR="0069309C" w:rsidRPr="00EF15D7" w:rsidRDefault="0069309C" w:rsidP="005C18C9">
      <w:pPr>
        <w:rPr>
          <w:rFonts w:cs="Times New Roman"/>
          <w:bCs/>
        </w:rPr>
      </w:pPr>
      <w:r>
        <w:rPr>
          <w:rFonts w:cs="Times New Roman"/>
          <w:bCs/>
        </w:rPr>
        <w:t>The nuclear reaction compiled database is referred to as</w:t>
      </w:r>
      <w:ins w:id="51" w:author="Andrew" w:date="2018-12-02T16:41:00Z">
        <w:r w:rsidR="00F3729E">
          <w:rPr>
            <w:rFonts w:cs="Times New Roman"/>
            <w:bCs/>
          </w:rPr>
          <w:t xml:space="preserve"> the</w:t>
        </w:r>
      </w:ins>
      <w:r w:rsidR="00EF15D7">
        <w:rPr>
          <w:rFonts w:cs="Times New Roman"/>
          <w:bCs/>
        </w:rPr>
        <w:t xml:space="preserve"> </w:t>
      </w:r>
      <w:r w:rsidR="00EF15D7" w:rsidRPr="00EF15D7">
        <w:rPr>
          <w:rFonts w:cs="Times New Roman"/>
          <w:bCs/>
        </w:rPr>
        <w:t>Experimental Nuclear Reaction Data</w:t>
      </w:r>
      <w:r w:rsidR="00EF15D7">
        <w:rPr>
          <w:rFonts w:cs="Times New Roman"/>
          <w:bCs/>
        </w:rPr>
        <w:t xml:space="preserve"> library</w:t>
      </w:r>
      <w:r>
        <w:rPr>
          <w:rFonts w:cs="Times New Roman"/>
          <w:bCs/>
        </w:rPr>
        <w:t xml:space="preserve"> </w:t>
      </w:r>
      <w:r w:rsidR="00EF15D7">
        <w:rPr>
          <w:rFonts w:cs="Times New Roman"/>
          <w:bCs/>
        </w:rPr>
        <w:t>(</w:t>
      </w:r>
      <w:r>
        <w:rPr>
          <w:rFonts w:cs="Times New Roman"/>
          <w:bCs/>
        </w:rPr>
        <w:t>EXFOR</w:t>
      </w:r>
      <w:r w:rsidR="00EF15D7">
        <w:rPr>
          <w:rFonts w:cs="Times New Roman"/>
          <w:bCs/>
        </w:rPr>
        <w:t>)</w:t>
      </w:r>
      <w:r w:rsidR="003809B0">
        <w:rPr>
          <w:rFonts w:cs="Times New Roman"/>
          <w:bCs/>
        </w:rPr>
        <w:t xml:space="preserve"> [EXF]</w:t>
      </w:r>
      <w:r w:rsidR="00EF15D7">
        <w:rPr>
          <w:rFonts w:cs="Times New Roman"/>
          <w:bCs/>
        </w:rPr>
        <w:t xml:space="preserve">.  </w:t>
      </w:r>
      <w:r w:rsidR="00341AFB">
        <w:rPr>
          <w:rFonts w:cs="Times New Roman"/>
          <w:bCs/>
        </w:rPr>
        <w:t xml:space="preserve">This includes not only reaction cross sections, but also related data such as fission yields, resonance integrals, polarization data and more.  </w:t>
      </w:r>
      <w:r w:rsidR="008324C3">
        <w:rPr>
          <w:rFonts w:cs="Times New Roman"/>
          <w:bCs/>
        </w:rPr>
        <w:t>Given the wide range of d</w:t>
      </w:r>
      <w:r w:rsidR="00361D73">
        <w:rPr>
          <w:rFonts w:cs="Times New Roman"/>
          <w:bCs/>
        </w:rPr>
        <w:t>ata types present in EXFOR there i</w:t>
      </w:r>
      <w:r w:rsidR="00226860">
        <w:rPr>
          <w:rFonts w:cs="Times New Roman"/>
          <w:bCs/>
        </w:rPr>
        <w:t>s little or no error checking performed during the compilation.</w:t>
      </w:r>
      <w:r w:rsidR="00253E5B">
        <w:rPr>
          <w:rFonts w:cs="Times New Roman"/>
          <w:bCs/>
        </w:rPr>
        <w:t xml:space="preserve">  However, an online visualization tool is provided to allow users to plot and manipulate the data. EXFOR is used by both nuclear reaction evaluators and the nuclear reaction research and application community. </w:t>
      </w:r>
    </w:p>
    <w:p w14:paraId="5C459DFF" w14:textId="558B316B" w:rsidR="00531DD4" w:rsidRDefault="00531DD4" w:rsidP="005C18C9">
      <w:pPr>
        <w:tabs>
          <w:tab w:val="left" w:pos="4167"/>
        </w:tabs>
        <w:rPr>
          <w:rFonts w:cs="Times New Roman"/>
        </w:rPr>
      </w:pPr>
    </w:p>
    <w:p w14:paraId="57F3BF98" w14:textId="28679DF9" w:rsidR="00253E5B" w:rsidRDefault="00253E5B" w:rsidP="005C18C9">
      <w:pPr>
        <w:tabs>
          <w:tab w:val="left" w:pos="4167"/>
        </w:tabs>
        <w:rPr>
          <w:rFonts w:cs="Times New Roman"/>
        </w:rPr>
      </w:pPr>
      <w:r>
        <w:rPr>
          <w:rFonts w:cs="Times New Roman"/>
        </w:rPr>
        <w:t xml:space="preserve">The </w:t>
      </w:r>
      <w:r w:rsidR="00427DAE">
        <w:rPr>
          <w:rFonts w:cs="Times New Roman"/>
        </w:rPr>
        <w:t>next</w:t>
      </w:r>
      <w:r>
        <w:rPr>
          <w:rFonts w:cs="Times New Roman"/>
        </w:rPr>
        <w:t xml:space="preserve"> step in the process is </w:t>
      </w:r>
      <w:r>
        <w:rPr>
          <w:rFonts w:cs="Times New Roman"/>
          <w:i/>
        </w:rPr>
        <w:t>evaluation</w:t>
      </w:r>
      <w:r>
        <w:rPr>
          <w:rFonts w:cs="Times New Roman"/>
        </w:rPr>
        <w:t xml:space="preserve"> itself.  In the case of nuclear structure data this involves reconciling multiple types data sets (</w:t>
      </w:r>
      <w:r w:rsidR="00D054CE">
        <w:rPr>
          <w:rFonts w:cs="Times New Roman"/>
        </w:rPr>
        <w:t>e.g.</w:t>
      </w:r>
      <w:r>
        <w:rPr>
          <w:rFonts w:cs="Times New Roman"/>
        </w:rPr>
        <w:t>, prompt gamma and particle spectra, decay data</w:t>
      </w:r>
      <w:ins w:id="52" w:author="Andrew" w:date="2018-12-02T16:49:00Z">
        <w:r w:rsidR="00FA36D1">
          <w:rPr>
            <w:rFonts w:cs="Times New Roman"/>
          </w:rPr>
          <w:t>,</w:t>
        </w:r>
      </w:ins>
      <w:r>
        <w:rPr>
          <w:rFonts w:cs="Times New Roman"/>
        </w:rPr>
        <w:t xml:space="preserve"> etc.) and deriving a recommended set of adopted values.  This data forms the basis of the Evaluated Nuclear Structure Data File (ENSDF)</w:t>
      </w:r>
      <w:r w:rsidR="005F46FE">
        <w:rPr>
          <w:rFonts w:cs="Times New Roman"/>
        </w:rPr>
        <w:t xml:space="preserve"> [ENS]</w:t>
      </w:r>
      <w:r>
        <w:rPr>
          <w:rFonts w:cs="Times New Roman"/>
        </w:rPr>
        <w:t xml:space="preserve">.  </w:t>
      </w:r>
      <w:r w:rsidR="00991794">
        <w:rPr>
          <w:rFonts w:cs="Times New Roman"/>
        </w:rPr>
        <w:t xml:space="preserve">While most of the ENSDF evaluation is performed in the US, there is a significant and growing component coming from evaluators throughout the world.  The governing body that determines the rules for the evaluation process is </w:t>
      </w:r>
      <w:r w:rsidR="00991794">
        <w:rPr>
          <w:rFonts w:cs="Times New Roman"/>
        </w:rPr>
        <w:lastRenderedPageBreak/>
        <w:t xml:space="preserve">the Nuclear Structure and Decay Data Network administered by the International Atomic Energy Agency (IAEA-NSDD).  </w:t>
      </w:r>
    </w:p>
    <w:p w14:paraId="38BF9E38" w14:textId="77777777" w:rsidR="00991794" w:rsidRDefault="00991794" w:rsidP="005C18C9">
      <w:pPr>
        <w:tabs>
          <w:tab w:val="left" w:pos="4167"/>
        </w:tabs>
        <w:rPr>
          <w:rFonts w:cs="Times New Roman"/>
        </w:rPr>
      </w:pPr>
    </w:p>
    <w:p w14:paraId="2BFCB8BA" w14:textId="184DE70E" w:rsidR="003368B5" w:rsidRDefault="00991794" w:rsidP="00D054CE">
      <w:pPr>
        <w:tabs>
          <w:tab w:val="left" w:pos="4167"/>
        </w:tabs>
        <w:rPr>
          <w:rFonts w:cs="Times New Roman"/>
        </w:rPr>
      </w:pPr>
      <w:r>
        <w:rPr>
          <w:rFonts w:cs="Times New Roman"/>
        </w:rPr>
        <w:t>In the case of nuclear reaction data, the process is markedly different.  The data from EXFOR is used to guide a physics-based model calculation through a variety of variance minimization procedures.  This calculation is then compared to a set of “integral benchmark” data that are dependent on many different types of data including cross sections and emitted particle spectra, but are also extremely precisely known.  The canonical example of such a benchmark is a critical assembly, where the ratio of neutron production to neuron loss (</w:t>
      </w:r>
      <w:r>
        <w:rPr>
          <w:rFonts w:cs="Times New Roman"/>
          <w:i/>
        </w:rPr>
        <w:t>k</w:t>
      </w:r>
      <w:r>
        <w:rPr>
          <w:rFonts w:cs="Times New Roman"/>
          <w:i/>
        </w:rPr>
        <w:softHyphen/>
      </w:r>
      <w:r>
        <w:rPr>
          <w:rFonts w:cs="Times New Roman"/>
          <w:i/>
          <w:vertAlign w:val="subscript"/>
        </w:rPr>
        <w:t>eff</w:t>
      </w:r>
      <w:r>
        <w:rPr>
          <w:rFonts w:cs="Times New Roman"/>
        </w:rPr>
        <w:t xml:space="preserve">) is known to several significant figures.  The resulting benchmarked data are then incorporated in the Evaluated Nuclear Data File (ENDF) </w:t>
      </w:r>
      <w:r w:rsidR="005F46FE">
        <w:rPr>
          <w:rFonts w:cs="Times New Roman"/>
        </w:rPr>
        <w:t xml:space="preserve">[END] </w:t>
      </w:r>
      <w:r>
        <w:rPr>
          <w:rFonts w:cs="Times New Roman"/>
        </w:rPr>
        <w:t>as well as several similar datafiles maintaine</w:t>
      </w:r>
      <w:r w:rsidR="00C73400">
        <w:rPr>
          <w:rFonts w:cs="Times New Roman"/>
        </w:rPr>
        <w:t xml:space="preserve">d by the international community.  </w:t>
      </w:r>
      <w:r w:rsidR="003368B5">
        <w:rPr>
          <w:rFonts w:cs="Times New Roman"/>
        </w:rPr>
        <w:t xml:space="preserve">The vast majority of the effort put into the production of ENDF is provided by applications-oriented users due to its importance to national security, international counter-proliferation and nuclear energy.  A significant consequence of this application focus is that the vast majority of the data in ENDF </w:t>
      </w:r>
      <w:r w:rsidR="00D054CE">
        <w:rPr>
          <w:rFonts w:cs="Times New Roman"/>
        </w:rPr>
        <w:t>concerns neutron</w:t>
      </w:r>
      <w:r w:rsidR="003368B5">
        <w:rPr>
          <w:rFonts w:cs="Times New Roman"/>
        </w:rPr>
        <w:t>-induced reactions</w:t>
      </w:r>
      <w:r w:rsidR="00D054CE">
        <w:rPr>
          <w:rFonts w:cs="Times New Roman"/>
        </w:rPr>
        <w:t xml:space="preserve"> at either thermal (25 meV), fast fission or 14.1 MeV</w:t>
      </w:r>
      <w:ins w:id="53" w:author="Andrew" w:date="2018-12-02T16:54:00Z">
        <w:r w:rsidR="00255446">
          <w:rPr>
            <w:rFonts w:cs="Times New Roman"/>
          </w:rPr>
          <w:t xml:space="preserve"> </w:t>
        </w:r>
        <w:r w:rsidR="008A4A7A">
          <w:rPr>
            <w:rFonts w:cs="Times New Roman"/>
          </w:rPr>
          <w:t>energies</w:t>
        </w:r>
      </w:ins>
      <w:r w:rsidR="003368B5">
        <w:rPr>
          <w:rFonts w:cs="Times New Roman"/>
        </w:rPr>
        <w:t xml:space="preserve">.  </w:t>
      </w:r>
      <w:r w:rsidR="00D054CE">
        <w:rPr>
          <w:rFonts w:cs="Times New Roman"/>
        </w:rPr>
        <w:t xml:space="preserve">This has profound implications for isotope production since the majority of the </w:t>
      </w:r>
      <w:r w:rsidR="00514C67" w:rsidRPr="00FF0DB1">
        <w:rPr>
          <w:rFonts w:cs="Times New Roman"/>
          <w:noProof/>
        </w:rPr>
        <mc:AlternateContent>
          <mc:Choice Requires="wps">
            <w:drawing>
              <wp:anchor distT="0" distB="0" distL="114300" distR="114300" simplePos="0" relativeHeight="251661312" behindDoc="0" locked="0" layoutInCell="1" allowOverlap="1" wp14:anchorId="51BE1855" wp14:editId="6631E663">
                <wp:simplePos x="0" y="0"/>
                <wp:positionH relativeFrom="column">
                  <wp:posOffset>2847975</wp:posOffset>
                </wp:positionH>
                <wp:positionV relativeFrom="paragraph">
                  <wp:posOffset>172720</wp:posOffset>
                </wp:positionV>
                <wp:extent cx="2976245" cy="449897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976245" cy="4498975"/>
                        </a:xfrm>
                        <a:prstGeom prst="rect">
                          <a:avLst/>
                        </a:prstGeom>
                        <a:noFill/>
                        <a:ln w="12700">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4F7E3F7" w14:textId="1919FD13" w:rsidR="001E5C8B" w:rsidRPr="004C2C01" w:rsidRDefault="001E5C8B" w:rsidP="00514C67">
                            <w:pPr>
                              <w:widowControl w:val="0"/>
                              <w:autoSpaceDE w:val="0"/>
                              <w:autoSpaceDN w:val="0"/>
                              <w:adjustRightInd w:val="0"/>
                              <w:spacing w:after="280"/>
                              <w:rPr>
                                <w:rFonts w:cs="Times New Roman"/>
                                <w:szCs w:val="26"/>
                              </w:rPr>
                            </w:pPr>
                            <w:r>
                              <w:rPr>
                                <w:noProof/>
                                <w:sz w:val="21"/>
                                <w:szCs w:val="26"/>
                              </w:rPr>
                              <w:drawing>
                                <wp:inline distT="0" distB="0" distL="0" distR="0" wp14:anchorId="749919BF" wp14:editId="4A4FDE02">
                                  <wp:extent cx="2905041" cy="420859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peline-no-title.pdf"/>
                                          <pic:cNvPicPr/>
                                        </pic:nvPicPr>
                                        <pic:blipFill rotWithShape="1">
                                          <a:blip r:embed="rId10">
                                            <a:extLst>
                                              <a:ext uri="{28A0092B-C50C-407E-A947-70E740481C1C}">
                                                <a14:useLocalDpi xmlns:a14="http://schemas.microsoft.com/office/drawing/2010/main" val="0"/>
                                              </a:ext>
                                            </a:extLst>
                                          </a:blip>
                                          <a:srcRect l="8732" t="7638" r="6258"/>
                                          <a:stretch/>
                                        </pic:blipFill>
                                        <pic:spPr bwMode="auto">
                                          <a:xfrm>
                                            <a:off x="0" y="0"/>
                                            <a:ext cx="2910029" cy="4215824"/>
                                          </a:xfrm>
                                          <a:prstGeom prst="rect">
                                            <a:avLst/>
                                          </a:prstGeom>
                                          <a:ln>
                                            <a:noFill/>
                                          </a:ln>
                                          <a:extLst>
                                            <a:ext uri="{53640926-AAD7-44D8-BBD7-CCE9431645EC}">
                                              <a14:shadowObscured xmlns:a14="http://schemas.microsoft.com/office/drawing/2010/main"/>
                                            </a:ext>
                                          </a:extLst>
                                        </pic:spPr>
                                      </pic:pic>
                                    </a:graphicData>
                                  </a:graphic>
                                </wp:inline>
                              </w:drawing>
                            </w:r>
                            <w:r w:rsidRPr="004C2C01">
                              <w:rPr>
                                <w:rFonts w:cs="Times New Roman"/>
                                <w:szCs w:val="26"/>
                              </w:rPr>
                              <w:t xml:space="preserve">Figure 1:  The Nuclear data pipeline.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BE1855" id="_x0000_t202" coordsize="21600,21600" o:spt="202" path="m,l,21600r21600,l21600,xe">
                <v:stroke joinstyle="miter"/>
                <v:path gradientshapeok="t" o:connecttype="rect"/>
              </v:shapetype>
              <v:shape id="Text Box 9" o:spid="_x0000_s1026" type="#_x0000_t202" style="position:absolute;margin-left:224.25pt;margin-top:13.6pt;width:234.35pt;height:35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" filled="f" stroked="f" strokeweight="1pt">
                <v:textbox>
                  <w:txbxContent>
                    <w:p w14:paraId="64F7E3F7" w14:textId="1919FD13" w:rsidR="001E5C8B" w:rsidRPr="004C2C01" w:rsidRDefault="001E5C8B" w:rsidP="00514C67">
                      <w:pPr>
                        <w:widowControl w:val="0"/>
                        <w:autoSpaceDE w:val="0"/>
                        <w:autoSpaceDN w:val="0"/>
                        <w:adjustRightInd w:val="0"/>
                        <w:spacing w:after="280"/>
                        <w:rPr>
                          <w:rFonts w:cs="Times New Roman"/>
                          <w:szCs w:val="26"/>
                        </w:rPr>
                      </w:pPr>
                      <w:r>
                        <w:rPr>
                          <w:noProof/>
                          <w:sz w:val="21"/>
                          <w:szCs w:val="26"/>
                        </w:rPr>
                        <w:drawing>
                          <wp:inline distT="0" distB="0" distL="0" distR="0" wp14:anchorId="749919BF" wp14:editId="4A4FDE02">
                            <wp:extent cx="2905041" cy="420859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peline-no-title.pdf"/>
                                    <pic:cNvPicPr/>
                                  </pic:nvPicPr>
                                  <pic:blipFill rotWithShape="1">
                                    <a:blip r:embed="rId10">
                                      <a:extLst>
                                        <a:ext uri="{28A0092B-C50C-407E-A947-70E740481C1C}">
                                          <a14:useLocalDpi xmlns:a14="http://schemas.microsoft.com/office/drawing/2010/main" val="0"/>
                                        </a:ext>
                                      </a:extLst>
                                    </a:blip>
                                    <a:srcRect l="8732" t="7638" r="6258"/>
                                    <a:stretch/>
                                  </pic:blipFill>
                                  <pic:spPr bwMode="auto">
                                    <a:xfrm>
                                      <a:off x="0" y="0"/>
                                      <a:ext cx="2910029" cy="4215824"/>
                                    </a:xfrm>
                                    <a:prstGeom prst="rect">
                                      <a:avLst/>
                                    </a:prstGeom>
                                    <a:ln>
                                      <a:noFill/>
                                    </a:ln>
                                    <a:extLst>
                                      <a:ext uri="{53640926-AAD7-44D8-BBD7-CCE9431645EC}">
                                        <a14:shadowObscured xmlns:a14="http://schemas.microsoft.com/office/drawing/2010/main"/>
                                      </a:ext>
                                    </a:extLst>
                                  </pic:spPr>
                                </pic:pic>
                              </a:graphicData>
                            </a:graphic>
                          </wp:inline>
                        </w:drawing>
                      </w:r>
                      <w:r w:rsidRPr="004C2C01">
                        <w:rPr>
                          <w:rFonts w:cs="Times New Roman"/>
                          <w:szCs w:val="26"/>
                        </w:rPr>
                        <w:t xml:space="preserve">Figure 1:  The Nuclear data pipeline.  </w:t>
                      </w:r>
                    </w:p>
                  </w:txbxContent>
                </v:textbox>
                <w10:wrap type="square"/>
              </v:shape>
            </w:pict>
          </mc:Fallback>
        </mc:AlternateContent>
      </w:r>
      <w:r w:rsidR="00D054CE">
        <w:rPr>
          <w:rFonts w:cs="Times New Roman"/>
        </w:rPr>
        <w:t>nuclides of interest to this community involve</w:t>
      </w:r>
      <w:del w:id="54" w:author="Andrew" w:date="2018-12-02T16:55:00Z">
        <w:r w:rsidR="00D054CE" w:rsidDel="008A4A7A">
          <w:rPr>
            <w:rFonts w:cs="Times New Roman"/>
          </w:rPr>
          <w:delText>s</w:delText>
        </w:r>
      </w:del>
      <w:r w:rsidR="00D054CE">
        <w:rPr>
          <w:rFonts w:cs="Times New Roman"/>
        </w:rPr>
        <w:t xml:space="preserve"> either charged-particle or broad-spectrum neutron-induced reactions</w:t>
      </w:r>
      <w:ins w:id="55" w:author="Andrew" w:date="2018-12-02T16:55:00Z">
        <w:r w:rsidR="008A4A7A">
          <w:rPr>
            <w:rFonts w:cs="Times New Roman"/>
          </w:rPr>
          <w:t xml:space="preserve">, which are often </w:t>
        </w:r>
      </w:ins>
      <w:ins w:id="56" w:author="Andrew" w:date="2018-12-02T16:56:00Z">
        <w:r w:rsidR="008A4A7A">
          <w:rPr>
            <w:rFonts w:cs="Times New Roman"/>
          </w:rPr>
          <w:t>overlooked during the reaction evaluation process</w:t>
        </w:r>
      </w:ins>
      <w:r w:rsidR="00D054CE">
        <w:rPr>
          <w:rFonts w:cs="Times New Roman"/>
        </w:rPr>
        <w:t xml:space="preserve">.  </w:t>
      </w:r>
    </w:p>
    <w:p w14:paraId="74AD2131" w14:textId="77777777" w:rsidR="00D054CE" w:rsidRDefault="00D054CE" w:rsidP="00D054CE">
      <w:pPr>
        <w:tabs>
          <w:tab w:val="left" w:pos="4167"/>
        </w:tabs>
        <w:rPr>
          <w:rFonts w:cs="Times New Roman"/>
        </w:rPr>
      </w:pPr>
    </w:p>
    <w:p w14:paraId="160B9AE9" w14:textId="77BBC187" w:rsidR="003037D1" w:rsidRDefault="00D054CE" w:rsidP="00D054CE">
      <w:pPr>
        <w:tabs>
          <w:tab w:val="left" w:pos="4167"/>
        </w:tabs>
        <w:rPr>
          <w:rFonts w:cs="Times New Roman"/>
        </w:rPr>
      </w:pPr>
      <w:r>
        <w:rPr>
          <w:rFonts w:cs="Times New Roman"/>
        </w:rPr>
        <w:t xml:space="preserve">While ENSDF and ENDF contain a vast quantity of nuclear data, there are significant </w:t>
      </w:r>
      <w:r w:rsidR="001828D6">
        <w:rPr>
          <w:rFonts w:cs="Times New Roman"/>
        </w:rPr>
        <w:t>amounts of nuclear data that are either not contained in them because they “fall between</w:t>
      </w:r>
      <w:ins w:id="57" w:author="Andrew" w:date="2018-12-02T18:15:00Z">
        <w:r w:rsidR="00613293">
          <w:rPr>
            <w:rFonts w:cs="Times New Roman"/>
          </w:rPr>
          <w:t xml:space="preserve"> the cracks</w:t>
        </w:r>
      </w:ins>
      <w:r w:rsidR="001828D6">
        <w:rPr>
          <w:rFonts w:cs="Times New Roman"/>
        </w:rPr>
        <w:t>”</w:t>
      </w:r>
      <w:ins w:id="58" w:author="Andrew" w:date="2018-12-02T18:15:00Z">
        <w:r w:rsidR="00613293">
          <w:rPr>
            <w:rFonts w:cs="Times New Roman"/>
          </w:rPr>
          <w:t xml:space="preserve"> of</w:t>
        </w:r>
      </w:ins>
      <w:r w:rsidR="001828D6">
        <w:rPr>
          <w:rFonts w:cs="Times New Roman"/>
        </w:rPr>
        <w:t xml:space="preserve"> nuclear structure and nuclear reactions, or they are present in a format that is not well-suited to their use in applications.  Examples of this include the Atlas of Neutron Resonances [</w:t>
      </w:r>
      <w:r w:rsidR="00A159FB">
        <w:rPr>
          <w:rFonts w:cs="Times New Roman"/>
        </w:rPr>
        <w:t>Mug06</w:t>
      </w:r>
      <w:r w:rsidR="001828D6">
        <w:rPr>
          <w:rFonts w:cs="Times New Roman"/>
        </w:rPr>
        <w:t>] which contains neutron capture resonance widths, centroids and cross sections</w:t>
      </w:r>
      <w:ins w:id="59" w:author="Andrew" w:date="2018-12-02T18:16:00Z">
        <w:r w:rsidR="009746A8">
          <w:rPr>
            <w:rFonts w:cs="Times New Roman"/>
          </w:rPr>
          <w:t>.</w:t>
        </w:r>
      </w:ins>
      <w:del w:id="60" w:author="Andrew" w:date="2018-12-02T18:16:00Z">
        <w:r w:rsidR="00427DAE" w:rsidDel="009746A8">
          <w:rPr>
            <w:rFonts w:cs="Times New Roman"/>
          </w:rPr>
          <w:delText xml:space="preserve"> and</w:delText>
        </w:r>
      </w:del>
      <w:r w:rsidR="001828D6">
        <w:rPr>
          <w:rFonts w:cs="Times New Roman"/>
        </w:rPr>
        <w:t xml:space="preserve"> the Evaluated Gamma Activation File of (EGAF) capture gamma-rays [</w:t>
      </w:r>
      <w:r w:rsidR="00AB299E">
        <w:rPr>
          <w:rFonts w:cs="Times New Roman"/>
        </w:rPr>
        <w:t>Fir15</w:t>
      </w:r>
      <w:r w:rsidR="001828D6">
        <w:rPr>
          <w:rFonts w:cs="Times New Roman"/>
        </w:rPr>
        <w:t>]</w:t>
      </w:r>
      <w:ins w:id="61" w:author="Andrew" w:date="2018-12-02T18:16:00Z">
        <w:r w:rsidR="009746A8">
          <w:rPr>
            <w:rFonts w:cs="Times New Roman"/>
          </w:rPr>
          <w:t>,</w:t>
        </w:r>
      </w:ins>
      <w:r w:rsidR="006760E2">
        <w:rPr>
          <w:rFonts w:cs="Times New Roman"/>
        </w:rPr>
        <w:t xml:space="preserve"> and the Atlas of Inelastic </w:t>
      </w:r>
      <w:r w:rsidR="006760E2">
        <w:rPr>
          <w:rFonts w:cs="Times New Roman"/>
        </w:rPr>
        <w:lastRenderedPageBreak/>
        <w:t>Scattering of Reactor Fast Neutron</w:t>
      </w:r>
      <w:ins w:id="62" w:author="Andrew" w:date="2018-12-02T18:16:00Z">
        <w:r w:rsidR="009746A8">
          <w:rPr>
            <w:rFonts w:cs="Times New Roman"/>
          </w:rPr>
          <w:t>s</w:t>
        </w:r>
      </w:ins>
      <w:r w:rsidR="006760E2">
        <w:rPr>
          <w:rFonts w:cs="Times New Roman"/>
        </w:rPr>
        <w:t xml:space="preserve"> [</w:t>
      </w:r>
      <w:r w:rsidR="00EC4372">
        <w:rPr>
          <w:rFonts w:cs="Times New Roman"/>
        </w:rPr>
        <w:t>Hur18</w:t>
      </w:r>
      <w:r w:rsidR="006760E2">
        <w:rPr>
          <w:rFonts w:cs="Times New Roman"/>
        </w:rPr>
        <w:t>]</w:t>
      </w:r>
      <w:r w:rsidR="001828D6">
        <w:rPr>
          <w:rFonts w:cs="Times New Roman"/>
        </w:rPr>
        <w:t xml:space="preserve">.  Another very important nuclear data resource for applications is the Reference Input Parameter Library (RIPL) </w:t>
      </w:r>
      <w:r w:rsidR="00EC4372">
        <w:rPr>
          <w:rFonts w:cs="Times New Roman"/>
        </w:rPr>
        <w:t xml:space="preserve">[Cap09] </w:t>
      </w:r>
      <w:r w:rsidR="001828D6">
        <w:rPr>
          <w:rFonts w:cs="Times New Roman"/>
        </w:rPr>
        <w:t xml:space="preserve">which contains both discrete (distilled from ENSDF) and continuous (Nuclear Level Densities and </w:t>
      </w:r>
      <w:del w:id="63" w:author="Andrew" w:date="2018-12-02T18:17:00Z">
        <w:r w:rsidR="007F33F2" w:rsidDel="009746A8">
          <w:rPr>
            <w:rFonts w:cs="Times New Roman"/>
          </w:rPr>
          <w:delText>Gamma</w:delText>
        </w:r>
      </w:del>
      <w:ins w:id="64" w:author="Andrew" w:date="2018-12-02T18:17:00Z">
        <w:r w:rsidR="009746A8">
          <w:rPr>
            <w:rFonts w:cs="Times New Roman"/>
          </w:rPr>
          <w:t>gamma</w:t>
        </w:r>
      </w:ins>
      <w:r w:rsidR="007F33F2">
        <w:rPr>
          <w:rFonts w:cs="Times New Roman"/>
        </w:rPr>
        <w:t>-</w:t>
      </w:r>
      <w:r w:rsidR="00EC17D4">
        <w:rPr>
          <w:rFonts w:cs="Times New Roman"/>
        </w:rPr>
        <w:t>s</w:t>
      </w:r>
      <w:r w:rsidR="003C41BC">
        <w:rPr>
          <w:rFonts w:cs="Times New Roman"/>
        </w:rPr>
        <w:t>trength function</w:t>
      </w:r>
      <w:r w:rsidR="001828D6">
        <w:rPr>
          <w:rFonts w:cs="Times New Roman"/>
        </w:rPr>
        <w:t xml:space="preserve">) nuclear structure data needed for accurate reaction modeling.  </w:t>
      </w:r>
    </w:p>
    <w:p w14:paraId="06687406" w14:textId="48A2A0B8" w:rsidR="003F3F49" w:rsidRDefault="00427DAE" w:rsidP="00427DAE">
      <w:pPr>
        <w:tabs>
          <w:tab w:val="left" w:pos="1912"/>
        </w:tabs>
        <w:rPr>
          <w:rFonts w:cs="Times New Roman"/>
        </w:rPr>
      </w:pPr>
      <w:r>
        <w:rPr>
          <w:rFonts w:cs="Times New Roman"/>
        </w:rPr>
        <w:tab/>
      </w:r>
    </w:p>
    <w:p w14:paraId="7037AEAB" w14:textId="41145C76" w:rsidR="003F3F49" w:rsidRDefault="00427DAE" w:rsidP="00D054CE">
      <w:pPr>
        <w:tabs>
          <w:tab w:val="left" w:pos="4167"/>
        </w:tabs>
        <w:rPr>
          <w:rFonts w:cs="Times New Roman"/>
        </w:rPr>
      </w:pPr>
      <w:r>
        <w:rPr>
          <w:rFonts w:cs="Times New Roman"/>
        </w:rPr>
        <w:t xml:space="preserve">The last step in the process involves </w:t>
      </w:r>
      <w:r>
        <w:rPr>
          <w:rFonts w:cs="Times New Roman"/>
          <w:i/>
        </w:rPr>
        <w:t>processing</w:t>
      </w:r>
      <w:r>
        <w:rPr>
          <w:rFonts w:cs="Times New Roman"/>
        </w:rPr>
        <w:t xml:space="preserve"> the data into a form suitable for use in a particular application.  Processing is also needed for the validation of nuclear reaction data using the integral benchmarks described above.  Another role of processing is in the creation of application-specific databases, such as the Medical Internal Radiation Dose (MIRD)</w:t>
      </w:r>
      <w:r w:rsidR="005F46FE">
        <w:rPr>
          <w:rFonts w:cs="Times New Roman"/>
        </w:rPr>
        <w:t xml:space="preserve"> [MIRD]</w:t>
      </w:r>
      <w:r>
        <w:rPr>
          <w:rFonts w:cs="Times New Roman"/>
        </w:rPr>
        <w:t xml:space="preserve"> database used to guide medical treatment and diagnosis</w:t>
      </w:r>
      <w:r w:rsidR="00594282">
        <w:rPr>
          <w:rFonts w:cs="Times New Roman"/>
        </w:rPr>
        <w:t xml:space="preserve">.  </w:t>
      </w:r>
    </w:p>
    <w:p w14:paraId="3BD8C1FA" w14:textId="77777777" w:rsidR="00594282" w:rsidRDefault="00594282" w:rsidP="00D054CE">
      <w:pPr>
        <w:tabs>
          <w:tab w:val="left" w:pos="4167"/>
        </w:tabs>
        <w:rPr>
          <w:rFonts w:cs="Times New Roman"/>
        </w:rPr>
      </w:pPr>
    </w:p>
    <w:p w14:paraId="05967010" w14:textId="78FC5BFD" w:rsidR="00594282" w:rsidRDefault="00594282" w:rsidP="00D054CE">
      <w:pPr>
        <w:tabs>
          <w:tab w:val="left" w:pos="4167"/>
        </w:tabs>
        <w:rPr>
          <w:rFonts w:cs="Times New Roman"/>
        </w:rPr>
      </w:pPr>
      <w:r>
        <w:rPr>
          <w:rFonts w:cs="Times New Roman"/>
        </w:rPr>
        <w:t>There are multiple ways to interact with the nuclear data evaluation process along the way, including through web interfaces hosted by the National Nuclear Data Center [</w:t>
      </w:r>
      <w:r w:rsidR="00095761">
        <w:rPr>
          <w:rFonts w:cs="Times New Roman"/>
        </w:rPr>
        <w:t>NNDC</w:t>
      </w:r>
      <w:r>
        <w:rPr>
          <w:rFonts w:cs="Times New Roman"/>
        </w:rPr>
        <w:t>] and</w:t>
      </w:r>
      <w:r w:rsidR="00514C67">
        <w:rPr>
          <w:rFonts w:cs="Times New Roman"/>
        </w:rPr>
        <w:t xml:space="preserve"> the IAEA Nuclear Data Section</w:t>
      </w:r>
      <w:r w:rsidR="00427454">
        <w:rPr>
          <w:rFonts w:cs="Times New Roman"/>
        </w:rPr>
        <w:t xml:space="preserve"> [IAEA-NDS]</w:t>
      </w:r>
      <w:r w:rsidR="00514C67">
        <w:rPr>
          <w:rFonts w:cs="Times New Roman"/>
        </w:rPr>
        <w:t xml:space="preserve">, a </w:t>
      </w:r>
      <w:del w:id="65" w:author="Andrew" w:date="2018-12-02T16:15:00Z">
        <w:r w:rsidR="00514C67" w:rsidDel="00E12110">
          <w:rPr>
            <w:rFonts w:cs="Times New Roman"/>
          </w:rPr>
          <w:delText>smartphone based</w:delText>
        </w:r>
      </w:del>
      <w:ins w:id="66" w:author="Andrew" w:date="2018-12-02T16:15:00Z">
        <w:r w:rsidR="00E12110">
          <w:rPr>
            <w:rFonts w:cs="Times New Roman"/>
          </w:rPr>
          <w:t>smartphone-based</w:t>
        </w:r>
      </w:ins>
      <w:r w:rsidR="00514C67">
        <w:rPr>
          <w:rFonts w:cs="Times New Roman"/>
        </w:rPr>
        <w:t xml:space="preserve"> application [</w:t>
      </w:r>
      <w:r w:rsidR="00427454">
        <w:rPr>
          <w:rFonts w:cs="Times New Roman"/>
        </w:rPr>
        <w:t>IAEA-APP</w:t>
      </w:r>
      <w:r w:rsidR="00514C67">
        <w:rPr>
          <w:rFonts w:cs="Times New Roman"/>
        </w:rPr>
        <w:t xml:space="preserve">] and </w:t>
      </w:r>
      <w:r>
        <w:rPr>
          <w:rFonts w:cs="Times New Roman"/>
        </w:rPr>
        <w:t>publication in peer-reviewed journals including Nuclear Data Sheets</w:t>
      </w:r>
      <w:r w:rsidR="006760E2">
        <w:rPr>
          <w:rFonts w:cs="Times New Roman"/>
        </w:rPr>
        <w:t xml:space="preserve"> [</w:t>
      </w:r>
      <w:r w:rsidR="00427454">
        <w:rPr>
          <w:rFonts w:cs="Times New Roman"/>
        </w:rPr>
        <w:t>NDS</w:t>
      </w:r>
      <w:r w:rsidR="006760E2">
        <w:rPr>
          <w:rFonts w:cs="Times New Roman"/>
        </w:rPr>
        <w:t>]</w:t>
      </w:r>
      <w:r>
        <w:rPr>
          <w:rFonts w:cs="Times New Roman"/>
        </w:rPr>
        <w:t xml:space="preserve"> and Ato</w:t>
      </w:r>
      <w:r w:rsidR="006760E2">
        <w:rPr>
          <w:rFonts w:cs="Times New Roman"/>
        </w:rPr>
        <w:t>mic D</w:t>
      </w:r>
      <w:r w:rsidR="00427454">
        <w:rPr>
          <w:rFonts w:cs="Times New Roman"/>
        </w:rPr>
        <w:t xml:space="preserve">ata and Nuclear Data Tables [ATNDT].  </w:t>
      </w:r>
      <w:r w:rsidR="00514C67">
        <w:rPr>
          <w:rFonts w:cs="Times New Roman"/>
        </w:rPr>
        <w:t>F</w:t>
      </w:r>
      <w:r w:rsidR="006760E2">
        <w:rPr>
          <w:rFonts w:cs="Times New Roman"/>
        </w:rPr>
        <w:t>igure 1 shows the “Nuclear Data Pipeline” that shows the flow of information from measurement through compilation, evaluation and processing</w:t>
      </w:r>
      <w:ins w:id="67" w:author="Andrew" w:date="2018-12-02T18:18:00Z">
        <w:r w:rsidR="009746A8">
          <w:rPr>
            <w:rFonts w:cs="Times New Roman"/>
          </w:rPr>
          <w:t>,</w:t>
        </w:r>
      </w:ins>
      <w:r w:rsidR="00514C67">
        <w:rPr>
          <w:rFonts w:cs="Times New Roman"/>
        </w:rPr>
        <w:t xml:space="preserve"> together with the ways in which external users utilize the underlying data.  </w:t>
      </w:r>
    </w:p>
    <w:p w14:paraId="50605655" w14:textId="77777777" w:rsidR="00551149" w:rsidRDefault="00551149" w:rsidP="00D054CE">
      <w:pPr>
        <w:tabs>
          <w:tab w:val="left" w:pos="4167"/>
        </w:tabs>
        <w:rPr>
          <w:rFonts w:cs="Times New Roman"/>
        </w:rPr>
      </w:pPr>
    </w:p>
    <w:p w14:paraId="1ADCD0C0" w14:textId="57802439" w:rsidR="00551149" w:rsidRPr="00427DAE" w:rsidRDefault="00551149" w:rsidP="00D054CE">
      <w:pPr>
        <w:tabs>
          <w:tab w:val="left" w:pos="4167"/>
        </w:tabs>
        <w:rPr>
          <w:rFonts w:cs="Times New Roman"/>
        </w:rPr>
      </w:pPr>
      <w:r>
        <w:rPr>
          <w:rFonts w:cs="Times New Roman"/>
        </w:rPr>
        <w:t xml:space="preserve">Many different government agencies support </w:t>
      </w:r>
      <w:del w:id="68" w:author="Andrew" w:date="2018-12-02T18:19:00Z">
        <w:r w:rsidDel="009746A8">
          <w:rPr>
            <w:rFonts w:cs="Times New Roman"/>
          </w:rPr>
          <w:delText xml:space="preserve">in </w:delText>
        </w:r>
      </w:del>
      <w:r>
        <w:rPr>
          <w:rFonts w:cs="Times New Roman"/>
        </w:rPr>
        <w:t xml:space="preserve">nuclear data evaluation activities, including several components of the Department of Energy National Nuclear Security Agency (DOE-NNSA) and the National Criticality Safety Program (NCSP).  However, the primary domestic organization responsible for organizing the evaluation process is </w:t>
      </w:r>
      <w:ins w:id="69" w:author="Andrew" w:date="2018-12-02T18:19:00Z">
        <w:r w:rsidR="009746A8">
          <w:rPr>
            <w:rFonts w:cs="Times New Roman"/>
          </w:rPr>
          <w:t xml:space="preserve">the </w:t>
        </w:r>
      </w:ins>
      <w:r>
        <w:rPr>
          <w:rFonts w:cs="Times New Roman"/>
        </w:rPr>
        <w:t xml:space="preserve">US Nuclear Data Program (USNDP) in the DOE Nuclear Physics office (DOE-NP).  The USNDP is </w:t>
      </w:r>
      <w:r w:rsidR="00212BA0">
        <w:rPr>
          <w:rFonts w:cs="Times New Roman"/>
        </w:rPr>
        <w:t xml:space="preserve">headquartered at the National Nuclear Data Center at Brookhaven National Lab and includes centers at Argonne, Oak Ridge, Los Alamos and Lawrence Livermore National Labs and joint lab/university programs at North Carolina State University/Triangle University Nuclear Lab, Michigan State University/National Superconducting Cyclotron Lab and the University of California/Lawrence Berkeley National Laboratory.  </w:t>
      </w:r>
    </w:p>
    <w:p w14:paraId="75595670" w14:textId="083AAEB9" w:rsidR="001C29E6" w:rsidRDefault="001C29E6" w:rsidP="00D054CE">
      <w:pPr>
        <w:tabs>
          <w:tab w:val="left" w:pos="4167"/>
        </w:tabs>
        <w:rPr>
          <w:rFonts w:cs="Times New Roman"/>
        </w:rPr>
      </w:pPr>
    </w:p>
    <w:p w14:paraId="59CA8559" w14:textId="00526E2D" w:rsidR="00EC17D4" w:rsidRDefault="001C29E6" w:rsidP="001C29E6">
      <w:pPr>
        <w:pStyle w:val="Heading2"/>
      </w:pPr>
      <w:bookmarkStart w:id="70" w:name="_Toc530928027"/>
      <w:r>
        <w:t>International Collaboration</w:t>
      </w:r>
      <w:bookmarkEnd w:id="70"/>
    </w:p>
    <w:p w14:paraId="2981893B" w14:textId="21C91987" w:rsidR="00751D9E" w:rsidRPr="00A84ED4" w:rsidRDefault="00EC17D4" w:rsidP="00751D9E">
      <w:pPr>
        <w:rPr>
          <w:rFonts w:cs="Times New Roman"/>
          <w:color w:val="222222"/>
        </w:rPr>
      </w:pPr>
      <w:r>
        <w:rPr>
          <w:rFonts w:cs="Times New Roman"/>
        </w:rPr>
        <w:t>Much of the work of nuclear data evaluation takes place as a part</w:t>
      </w:r>
      <w:r w:rsidR="00E044B6">
        <w:rPr>
          <w:rFonts w:cs="Times New Roman"/>
        </w:rPr>
        <w:t xml:space="preserve"> o</w:t>
      </w:r>
      <w:r w:rsidR="00751D9E">
        <w:rPr>
          <w:rFonts w:cs="Times New Roman"/>
        </w:rPr>
        <w:t xml:space="preserve">f international collaborations covered under the Organization of Economic Cooperation and Development (OECD) </w:t>
      </w:r>
      <w:del w:id="71" w:author="Andrew" w:date="2018-12-02T18:21:00Z">
        <w:r w:rsidR="00751D9E" w:rsidDel="009746A8">
          <w:rPr>
            <w:rFonts w:cs="Times New Roman"/>
          </w:rPr>
          <w:delText xml:space="preserve">Nuclear Energy Agency (NEA) </w:delText>
        </w:r>
      </w:del>
      <w:r w:rsidR="00751D9E">
        <w:rPr>
          <w:rFonts w:cs="Times New Roman"/>
        </w:rPr>
        <w:t xml:space="preserve">and the International Atomic Energy Agency (IAEA).  </w:t>
      </w:r>
      <w:r w:rsidR="00751D9E" w:rsidRPr="00A84ED4">
        <w:rPr>
          <w:rFonts w:cs="Times New Roman"/>
          <w:color w:val="222222"/>
        </w:rPr>
        <w:t xml:space="preserve">The Nuclear Energy Agency (NEA) of the OECD covers the nuclear interests of its </w:t>
      </w:r>
      <w:proofErr w:type="gramStart"/>
      <w:r w:rsidR="00751D9E" w:rsidRPr="00A84ED4">
        <w:rPr>
          <w:rFonts w:cs="Times New Roman"/>
          <w:color w:val="222222"/>
        </w:rPr>
        <w:t>33 member</w:t>
      </w:r>
      <w:proofErr w:type="gramEnd"/>
      <w:r w:rsidR="00751D9E" w:rsidRPr="00A84ED4">
        <w:rPr>
          <w:rFonts w:cs="Times New Roman"/>
          <w:color w:val="222222"/>
        </w:rPr>
        <w:t xml:space="preserve"> states. </w:t>
      </w:r>
      <w:r w:rsidR="00751D9E" w:rsidRPr="009444FD">
        <w:rPr>
          <w:rFonts w:cs="Times New Roman"/>
          <w:color w:val="222222"/>
        </w:rPr>
        <w:t xml:space="preserve"> </w:t>
      </w:r>
      <w:r w:rsidR="000A0B06" w:rsidRPr="00A84ED4">
        <w:rPr>
          <w:rFonts w:cs="Times New Roman"/>
          <w:color w:val="222222"/>
        </w:rPr>
        <w:t>For nuclear data, the Working Party on Evaluation Coordination is a collaborative effort between the nuclear data library projects from the NE</w:t>
      </w:r>
      <w:r w:rsidR="000A0B06">
        <w:rPr>
          <w:rFonts w:cs="Times New Roman"/>
          <w:color w:val="222222"/>
        </w:rPr>
        <w:t xml:space="preserve">A countries, ENDF/B (US), JENDL </w:t>
      </w:r>
      <w:r w:rsidR="000A0B06" w:rsidRPr="00A84ED4">
        <w:rPr>
          <w:rFonts w:cs="Times New Roman"/>
          <w:color w:val="222222"/>
        </w:rPr>
        <w:t>(Japan), J</w:t>
      </w:r>
      <w:r w:rsidR="000A0B06">
        <w:rPr>
          <w:rFonts w:cs="Times New Roman"/>
          <w:color w:val="222222"/>
        </w:rPr>
        <w:t xml:space="preserve">EFF (NEA), TENDL (Europe), BROND </w:t>
      </w:r>
      <w:r w:rsidR="000A0B06" w:rsidRPr="00A84ED4">
        <w:rPr>
          <w:rFonts w:cs="Times New Roman"/>
          <w:color w:val="222222"/>
        </w:rPr>
        <w:t>(Russia) as well as the non-OECD file project CENDL (China).</w:t>
      </w:r>
    </w:p>
    <w:p w14:paraId="697A74EC" w14:textId="77777777" w:rsidR="00751D9E" w:rsidRPr="009444FD" w:rsidRDefault="00751D9E" w:rsidP="00751D9E">
      <w:pPr>
        <w:rPr>
          <w:rFonts w:cs="Times New Roman"/>
          <w:color w:val="222222"/>
        </w:rPr>
      </w:pPr>
    </w:p>
    <w:p w14:paraId="19E46F6F" w14:textId="77777777" w:rsidR="00751D9E" w:rsidRPr="00A84ED4" w:rsidRDefault="00751D9E" w:rsidP="00751D9E">
      <w:pPr>
        <w:rPr>
          <w:rFonts w:cs="Times New Roman"/>
          <w:color w:val="222222"/>
        </w:rPr>
      </w:pPr>
      <w:r w:rsidRPr="00A84ED4">
        <w:rPr>
          <w:rFonts w:cs="Times New Roman"/>
          <w:color w:val="222222"/>
        </w:rPr>
        <w:lastRenderedPageBreak/>
        <w:t xml:space="preserve">A powerful instrument of </w:t>
      </w:r>
      <w:commentRangeStart w:id="72"/>
      <w:r w:rsidRPr="00A84ED4">
        <w:rPr>
          <w:rFonts w:cs="Times New Roman"/>
          <w:color w:val="222222"/>
        </w:rPr>
        <w:t xml:space="preserve">WPEC </w:t>
      </w:r>
      <w:commentRangeEnd w:id="72"/>
      <w:r w:rsidR="00F00391">
        <w:rPr>
          <w:rStyle w:val="CommentReference"/>
        </w:rPr>
        <w:commentReference w:id="72"/>
      </w:r>
      <w:r w:rsidRPr="00A84ED4">
        <w:rPr>
          <w:rFonts w:cs="Times New Roman"/>
          <w:color w:val="222222"/>
        </w:rPr>
        <w:t>to accomplish progress i</w:t>
      </w:r>
      <w:r>
        <w:rPr>
          <w:rFonts w:cs="Times New Roman"/>
          <w:color w:val="222222"/>
        </w:rPr>
        <w:t xml:space="preserve">n nuclear data is the so-called </w:t>
      </w:r>
      <w:r w:rsidRPr="00A84ED4">
        <w:rPr>
          <w:rFonts w:cs="Times New Roman"/>
          <w:color w:val="222222"/>
        </w:rPr>
        <w:t>Subgroup (SG): members of WPEC identify a c</w:t>
      </w:r>
      <w:r w:rsidRPr="009444FD">
        <w:rPr>
          <w:rFonts w:cs="Times New Roman"/>
          <w:color w:val="222222"/>
        </w:rPr>
        <w:t xml:space="preserve">ommon area in nuclear data that </w:t>
      </w:r>
      <w:r>
        <w:rPr>
          <w:rFonts w:cs="Times New Roman"/>
          <w:color w:val="222222"/>
        </w:rPr>
        <w:t xml:space="preserve">requires </w:t>
      </w:r>
      <w:r w:rsidRPr="00A84ED4">
        <w:rPr>
          <w:rFonts w:cs="Times New Roman"/>
          <w:color w:val="222222"/>
        </w:rPr>
        <w:t xml:space="preserve">improvement, and if enough support from the various data library </w:t>
      </w:r>
      <w:r>
        <w:rPr>
          <w:rFonts w:cs="Times New Roman"/>
          <w:color w:val="222222"/>
        </w:rPr>
        <w:t xml:space="preserve">projects is present, a Subgroup </w:t>
      </w:r>
      <w:r w:rsidRPr="00A84ED4">
        <w:rPr>
          <w:rFonts w:cs="Times New Roman"/>
          <w:color w:val="222222"/>
        </w:rPr>
        <w:t xml:space="preserve">is defined that aims to move the field forward in a </w:t>
      </w:r>
      <w:proofErr w:type="gramStart"/>
      <w:r w:rsidRPr="00A84ED4">
        <w:rPr>
          <w:rFonts w:cs="Times New Roman"/>
          <w:color w:val="222222"/>
        </w:rPr>
        <w:t>3-5 year</w:t>
      </w:r>
      <w:proofErr w:type="gramEnd"/>
      <w:r w:rsidRPr="00A84ED4">
        <w:rPr>
          <w:rFonts w:cs="Times New Roman"/>
          <w:color w:val="222222"/>
        </w:rPr>
        <w:t xml:space="preserve"> time frame. </w:t>
      </w:r>
      <w:r>
        <w:rPr>
          <w:rFonts w:cs="Times New Roman"/>
          <w:color w:val="222222"/>
        </w:rPr>
        <w:t xml:space="preserve">Recent successful </w:t>
      </w:r>
      <w:r w:rsidRPr="00A84ED4">
        <w:rPr>
          <w:rFonts w:cs="Times New Roman"/>
          <w:color w:val="222222"/>
        </w:rPr>
        <w:t>examples of WPEC subgroups, which specific relevance to the US, </w:t>
      </w:r>
      <w:r>
        <w:rPr>
          <w:rFonts w:cs="Times New Roman"/>
          <w:color w:val="222222"/>
        </w:rPr>
        <w:t xml:space="preserve">are large-scale horizontal </w:t>
      </w:r>
      <w:r w:rsidRPr="00A84ED4">
        <w:rPr>
          <w:rFonts w:cs="Times New Roman"/>
          <w:color w:val="222222"/>
        </w:rPr>
        <w:t>efforts like CIELO (SG40), on worldwide nuclear data evaluation</w:t>
      </w:r>
      <w:r>
        <w:rPr>
          <w:rFonts w:cs="Times New Roman"/>
          <w:color w:val="222222"/>
        </w:rPr>
        <w:t xml:space="preserve"> for the most important fission </w:t>
      </w:r>
      <w:r w:rsidRPr="00A84ED4">
        <w:rPr>
          <w:rFonts w:cs="Times New Roman"/>
          <w:color w:val="222222"/>
        </w:rPr>
        <w:t>energy related materials. The CIELO</w:t>
      </w:r>
      <w:r>
        <w:rPr>
          <w:rFonts w:cs="Times New Roman"/>
          <w:color w:val="222222"/>
        </w:rPr>
        <w:t xml:space="preserve"> </w:t>
      </w:r>
      <w:r w:rsidRPr="00A84ED4">
        <w:rPr>
          <w:rFonts w:cs="Times New Roman"/>
          <w:color w:val="222222"/>
        </w:rPr>
        <w:t>initiative has for</w:t>
      </w:r>
      <w:r>
        <w:rPr>
          <w:rFonts w:cs="Times New Roman"/>
          <w:color w:val="222222"/>
        </w:rPr>
        <w:t xml:space="preserve"> example led to new ENDF/B-VIII </w:t>
      </w:r>
      <w:r w:rsidRPr="00A84ED4">
        <w:rPr>
          <w:rFonts w:cs="Times New Roman"/>
          <w:color w:val="222222"/>
        </w:rPr>
        <w:t xml:space="preserve">evaluations for </w:t>
      </w:r>
      <w:r w:rsidRPr="009444FD">
        <w:rPr>
          <w:rFonts w:cs="Times New Roman"/>
          <w:color w:val="222222"/>
          <w:vertAlign w:val="superscript"/>
        </w:rPr>
        <w:t>235,238</w:t>
      </w:r>
      <w:r w:rsidRPr="009444FD">
        <w:rPr>
          <w:rFonts w:cs="Times New Roman"/>
          <w:color w:val="222222"/>
        </w:rPr>
        <w:t xml:space="preserve">U, </w:t>
      </w:r>
      <w:r w:rsidRPr="009444FD">
        <w:rPr>
          <w:rFonts w:cs="Times New Roman"/>
          <w:color w:val="222222"/>
          <w:vertAlign w:val="superscript"/>
        </w:rPr>
        <w:t>56</w:t>
      </w:r>
      <w:r w:rsidRPr="009444FD">
        <w:rPr>
          <w:rFonts w:cs="Times New Roman"/>
          <w:color w:val="222222"/>
        </w:rPr>
        <w:t xml:space="preserve">Fe and </w:t>
      </w:r>
      <w:r w:rsidRPr="009444FD">
        <w:rPr>
          <w:rFonts w:cs="Times New Roman"/>
          <w:color w:val="222222"/>
          <w:vertAlign w:val="superscript"/>
        </w:rPr>
        <w:t>16</w:t>
      </w:r>
      <w:r w:rsidRPr="009444FD">
        <w:rPr>
          <w:rFonts w:cs="Times New Roman"/>
          <w:color w:val="222222"/>
        </w:rPr>
        <w:t xml:space="preserve">O among others, </w:t>
      </w:r>
      <w:r w:rsidRPr="00A84ED4">
        <w:rPr>
          <w:rFonts w:cs="Times New Roman"/>
          <w:color w:val="222222"/>
        </w:rPr>
        <w:t>and the Generalized Nuclear Data (GND) format (SG38), or more specific efforts like covariance adjustment for improvement of nuclear data files (SG39). </w:t>
      </w:r>
    </w:p>
    <w:p w14:paraId="6B93A5CD" w14:textId="77777777" w:rsidR="00751D9E" w:rsidRDefault="00751D9E" w:rsidP="00751D9E">
      <w:pPr>
        <w:rPr>
          <w:rFonts w:cs="Times New Roman"/>
          <w:color w:val="222222"/>
        </w:rPr>
      </w:pPr>
    </w:p>
    <w:p w14:paraId="1A4C9752" w14:textId="0E3D57FE" w:rsidR="00751D9E" w:rsidRPr="00A84ED4" w:rsidRDefault="00751D9E" w:rsidP="00751D9E">
      <w:pPr>
        <w:rPr>
          <w:rFonts w:cs="Times New Roman"/>
          <w:color w:val="222222"/>
        </w:rPr>
      </w:pPr>
      <w:r w:rsidRPr="00A84ED4">
        <w:rPr>
          <w:rFonts w:cs="Times New Roman"/>
          <w:color w:val="222222"/>
        </w:rPr>
        <w:t xml:space="preserve">WPEC also hosts long-term Expert </w:t>
      </w:r>
      <w:proofErr w:type="spellStart"/>
      <w:r w:rsidRPr="00A84ED4">
        <w:rPr>
          <w:rFonts w:cs="Times New Roman"/>
          <w:color w:val="222222"/>
        </w:rPr>
        <w:t>Groups</w:t>
      </w:r>
      <w:ins w:id="73" w:author="Andrew" w:date="2018-12-02T18:23:00Z">
        <w:r w:rsidR="009746A8">
          <w:rPr>
            <w:rFonts w:cs="Times New Roman"/>
            <w:color w:val="222222"/>
          </w:rPr>
          <w:t>;</w:t>
        </w:r>
      </w:ins>
      <w:del w:id="74" w:author="Andrew" w:date="2018-12-02T18:23:00Z">
        <w:r w:rsidRPr="00A84ED4" w:rsidDel="009746A8">
          <w:rPr>
            <w:rFonts w:cs="Times New Roman"/>
            <w:color w:val="222222"/>
          </w:rPr>
          <w:delText xml:space="preserve">, and </w:delText>
        </w:r>
      </w:del>
      <w:r w:rsidRPr="00A84ED4">
        <w:rPr>
          <w:rFonts w:cs="Times New Roman"/>
          <w:color w:val="222222"/>
        </w:rPr>
        <w:t>current</w:t>
      </w:r>
      <w:proofErr w:type="spellEnd"/>
      <w:r w:rsidRPr="00A84ED4">
        <w:rPr>
          <w:rFonts w:cs="Times New Roman"/>
          <w:color w:val="222222"/>
        </w:rPr>
        <w:t xml:space="preserve"> groups are working on the development of the </w:t>
      </w:r>
      <w:del w:id="75" w:author="Andrew" w:date="2018-12-02T18:23:00Z">
        <w:r w:rsidRPr="00A84ED4" w:rsidDel="009746A8">
          <w:rPr>
            <w:rFonts w:cs="Times New Roman"/>
            <w:color w:val="222222"/>
          </w:rPr>
          <w:delText>Generalized Nuclear Data</w:delText>
        </w:r>
      </w:del>
      <w:r w:rsidRPr="00A84ED4">
        <w:rPr>
          <w:rFonts w:cs="Times New Roman"/>
          <w:color w:val="222222"/>
        </w:rPr>
        <w:t xml:space="preserve"> </w:t>
      </w:r>
      <w:del w:id="76" w:author="Andrew" w:date="2018-12-02T18:23:00Z">
        <w:r w:rsidRPr="00A84ED4" w:rsidDel="009746A8">
          <w:rPr>
            <w:rFonts w:cs="Times New Roman"/>
            <w:color w:val="222222"/>
          </w:rPr>
          <w:delText>(</w:delText>
        </w:r>
      </w:del>
      <w:r w:rsidRPr="00A84ED4">
        <w:rPr>
          <w:rFonts w:cs="Times New Roman"/>
          <w:color w:val="222222"/>
        </w:rPr>
        <w:t>GND</w:t>
      </w:r>
      <w:del w:id="77" w:author="Andrew" w:date="2018-12-02T18:23:00Z">
        <w:r w:rsidRPr="00A84ED4" w:rsidDel="009746A8">
          <w:rPr>
            <w:rFonts w:cs="Times New Roman"/>
            <w:color w:val="222222"/>
          </w:rPr>
          <w:delText>)</w:delText>
        </w:r>
      </w:del>
      <w:r w:rsidRPr="00A84ED4">
        <w:rPr>
          <w:rFonts w:cs="Times New Roman"/>
          <w:color w:val="222222"/>
        </w:rPr>
        <w:t xml:space="preserve"> format, to provide a data library interface between nuclear physics and applications</w:t>
      </w:r>
      <w:ins w:id="78" w:author="Andrew" w:date="2018-12-02T18:24:00Z">
        <w:r w:rsidR="009746A8">
          <w:rPr>
            <w:rFonts w:cs="Times New Roman"/>
            <w:color w:val="222222"/>
          </w:rPr>
          <w:t xml:space="preserve"> that are</w:t>
        </w:r>
      </w:ins>
      <w:r w:rsidRPr="00A84ED4">
        <w:rPr>
          <w:rFonts w:cs="Times New Roman"/>
          <w:color w:val="222222"/>
        </w:rPr>
        <w:t xml:space="preserve"> more modern that the ENDF-6 </w:t>
      </w:r>
      <w:r w:rsidR="000A0B06" w:rsidRPr="00A84ED4">
        <w:rPr>
          <w:rFonts w:cs="Times New Roman"/>
          <w:color w:val="222222"/>
        </w:rPr>
        <w:t>format, and</w:t>
      </w:r>
      <w:r w:rsidRPr="00A84ED4">
        <w:rPr>
          <w:rFonts w:cs="Times New Roman"/>
          <w:color w:val="222222"/>
        </w:rPr>
        <w:t xml:space="preserve"> the High-Priority Request List</w:t>
      </w:r>
      <w:ins w:id="79" w:author="Andrew" w:date="2018-12-02T18:26:00Z">
        <w:r w:rsidR="00F00391">
          <w:rPr>
            <w:rFonts w:cs="Times New Roman"/>
            <w:color w:val="222222"/>
          </w:rPr>
          <w:t>,</w:t>
        </w:r>
      </w:ins>
      <w:r w:rsidRPr="00A84ED4">
        <w:rPr>
          <w:rFonts w:cs="Times New Roman"/>
          <w:color w:val="222222"/>
        </w:rPr>
        <w:t xml:space="preserve"> which assembles the most important nuclear data requests from applications in a unified </w:t>
      </w:r>
      <w:r w:rsidR="000A0B06" w:rsidRPr="00A84ED4">
        <w:rPr>
          <w:rFonts w:cs="Times New Roman"/>
          <w:color w:val="222222"/>
        </w:rPr>
        <w:t>format, to</w:t>
      </w:r>
      <w:r w:rsidRPr="00A84ED4">
        <w:rPr>
          <w:rFonts w:cs="Times New Roman"/>
          <w:color w:val="222222"/>
        </w:rPr>
        <w:t xml:space="preserve"> stimulate experimentalists and evaluators to provide these data.</w:t>
      </w:r>
      <w:r w:rsidRPr="009444FD">
        <w:rPr>
          <w:rFonts w:cs="Times New Roman"/>
          <w:color w:val="222222"/>
        </w:rPr>
        <w:t xml:space="preserve"> </w:t>
      </w:r>
      <w:r w:rsidRPr="00A84ED4">
        <w:rPr>
          <w:rFonts w:cs="Times New Roman"/>
          <w:color w:val="222222"/>
        </w:rPr>
        <w:t xml:space="preserve">A full list of past and current subgroups of WPEC is available </w:t>
      </w:r>
      <w:commentRangeStart w:id="80"/>
      <w:r w:rsidRPr="00A84ED4">
        <w:rPr>
          <w:rFonts w:cs="Times New Roman"/>
          <w:color w:val="222222"/>
        </w:rPr>
        <w:t>at Ref. \cite{wpec}.</w:t>
      </w:r>
      <w:commentRangeEnd w:id="80"/>
      <w:r w:rsidR="00E12110">
        <w:rPr>
          <w:rStyle w:val="CommentReference"/>
        </w:rPr>
        <w:commentReference w:id="80"/>
      </w:r>
    </w:p>
    <w:p w14:paraId="0755E35C" w14:textId="77777777" w:rsidR="00751D9E" w:rsidRPr="00A84ED4" w:rsidRDefault="00751D9E" w:rsidP="00751D9E">
      <w:pPr>
        <w:rPr>
          <w:rFonts w:cs="Times New Roman"/>
          <w:color w:val="222222"/>
        </w:rPr>
      </w:pPr>
      <w:r w:rsidRPr="00A84ED4">
        <w:rPr>
          <w:rFonts w:cs="Times New Roman"/>
          <w:color w:val="222222"/>
        </w:rPr>
        <w:t> </w:t>
      </w:r>
    </w:p>
    <w:p w14:paraId="04FFE73D" w14:textId="2F59318A" w:rsidR="00751D9E" w:rsidRDefault="00751D9E" w:rsidP="00751D9E">
      <w:pPr>
        <w:rPr>
          <w:rFonts w:cs="Times New Roman"/>
          <w:color w:val="222222"/>
        </w:rPr>
      </w:pPr>
      <w:r w:rsidRPr="00A84ED4">
        <w:rPr>
          <w:rFonts w:cs="Times New Roman"/>
          <w:color w:val="222222"/>
        </w:rPr>
        <w:t>The International Atomic Energy Agency (IAEA) covers the interests of its 170 member states.</w:t>
      </w:r>
      <w:r w:rsidRPr="009444FD">
        <w:rPr>
          <w:rFonts w:cs="Times New Roman"/>
          <w:color w:val="222222"/>
        </w:rPr>
        <w:t xml:space="preserve"> </w:t>
      </w:r>
      <w:r w:rsidRPr="00A84ED4">
        <w:rPr>
          <w:rFonts w:cs="Times New Roman"/>
          <w:color w:val="222222"/>
        </w:rPr>
        <w:t>The main task of the IAEA Nuclear Data Section is to provide fundamental nuclear data</w:t>
      </w:r>
      <w:del w:id="81" w:author="Andrew" w:date="2018-12-02T18:22:00Z">
        <w:r w:rsidRPr="00A84ED4" w:rsidDel="009746A8">
          <w:rPr>
            <w:rFonts w:cs="Times New Roman"/>
            <w:color w:val="222222"/>
          </w:rPr>
          <w:delText xml:space="preserve"> </w:delText>
        </w:r>
      </w:del>
      <w:r w:rsidRPr="00A84ED4">
        <w:rPr>
          <w:rFonts w:cs="Times New Roman"/>
          <w:color w:val="222222"/>
        </w:rPr>
        <w:t>bases for basic and applied use, with da</w:t>
      </w:r>
      <w:r w:rsidRPr="009444FD">
        <w:rPr>
          <w:rFonts w:cs="Times New Roman"/>
          <w:color w:val="222222"/>
        </w:rPr>
        <w:t xml:space="preserve">ta originating from experiments </w:t>
      </w:r>
      <w:r w:rsidRPr="00A84ED4">
        <w:rPr>
          <w:rFonts w:cs="Times New Roman"/>
          <w:color w:val="222222"/>
        </w:rPr>
        <w:t xml:space="preserve">and theoretical </w:t>
      </w:r>
      <w:proofErr w:type="spellStart"/>
      <w:r w:rsidRPr="00A84ED4">
        <w:rPr>
          <w:rFonts w:cs="Times New Roman"/>
          <w:color w:val="222222"/>
        </w:rPr>
        <w:t>simulations</w:t>
      </w:r>
      <w:ins w:id="82" w:author="Andrew" w:date="2018-12-02T18:28:00Z">
        <w:r w:rsidR="00F00391">
          <w:rPr>
            <w:rFonts w:cs="Times New Roman"/>
            <w:color w:val="222222"/>
          </w:rPr>
          <w:t>,</w:t>
        </w:r>
      </w:ins>
      <w:del w:id="83" w:author="Andrew" w:date="2018-12-02T18:28:00Z">
        <w:r w:rsidRPr="00A84ED4" w:rsidDel="00F00391">
          <w:rPr>
            <w:rFonts w:cs="Times New Roman"/>
            <w:color w:val="222222"/>
          </w:rPr>
          <w:delText xml:space="preserve"> and </w:delText>
        </w:r>
      </w:del>
      <w:r w:rsidRPr="00A84ED4">
        <w:rPr>
          <w:rFonts w:cs="Times New Roman"/>
          <w:color w:val="222222"/>
        </w:rPr>
        <w:t>covering</w:t>
      </w:r>
      <w:proofErr w:type="spellEnd"/>
      <w:r w:rsidRPr="00A84ED4">
        <w:rPr>
          <w:rFonts w:cs="Times New Roman"/>
          <w:color w:val="222222"/>
        </w:rPr>
        <w:t xml:space="preserve"> both nuclear structure and nuclear reaction data.</w:t>
      </w:r>
      <w:r w:rsidRPr="009444FD">
        <w:rPr>
          <w:rFonts w:cs="Times New Roman"/>
          <w:color w:val="222222"/>
        </w:rPr>
        <w:t xml:space="preserve">  </w:t>
      </w:r>
      <w:r w:rsidRPr="00A84ED4">
        <w:rPr>
          <w:rFonts w:cs="Times New Roman"/>
          <w:color w:val="222222"/>
        </w:rPr>
        <w:t>An important collaboration coordinated by the IAEA is the Nuclea</w:t>
      </w:r>
      <w:r w:rsidRPr="009444FD">
        <w:rPr>
          <w:rFonts w:cs="Times New Roman"/>
          <w:color w:val="222222"/>
        </w:rPr>
        <w:t xml:space="preserve">r Reaction Data Center Network, </w:t>
      </w:r>
      <w:r w:rsidRPr="00A84ED4">
        <w:rPr>
          <w:rFonts w:cs="Times New Roman"/>
          <w:color w:val="222222"/>
        </w:rPr>
        <w:t>which is responsible for keeping the EXFOR database of experimental nuclear reaction data up to date.</w:t>
      </w:r>
      <w:r w:rsidRPr="009444FD">
        <w:rPr>
          <w:rFonts w:cs="Times New Roman"/>
          <w:color w:val="222222"/>
        </w:rPr>
        <w:t xml:space="preserve"> </w:t>
      </w:r>
      <w:ins w:id="84" w:author="Andrew" w:date="2018-12-02T18:29:00Z">
        <w:r w:rsidR="00F00391">
          <w:rPr>
            <w:rFonts w:cs="Times New Roman"/>
            <w:color w:val="222222"/>
          </w:rPr>
          <w:t xml:space="preserve">The </w:t>
        </w:r>
      </w:ins>
      <w:r w:rsidRPr="00A84ED4">
        <w:rPr>
          <w:rFonts w:cs="Times New Roman"/>
          <w:color w:val="222222"/>
        </w:rPr>
        <w:t>NNDC is responsible for the US input to the database.</w:t>
      </w:r>
      <w:r>
        <w:rPr>
          <w:rFonts w:cs="Times New Roman"/>
          <w:color w:val="222222"/>
        </w:rPr>
        <w:t xml:space="preserve">  </w:t>
      </w:r>
    </w:p>
    <w:p w14:paraId="6856C615" w14:textId="77777777" w:rsidR="00751D9E" w:rsidRDefault="00751D9E" w:rsidP="00751D9E">
      <w:pPr>
        <w:rPr>
          <w:rFonts w:cs="Times New Roman"/>
          <w:color w:val="222222"/>
        </w:rPr>
      </w:pPr>
    </w:p>
    <w:p w14:paraId="63F9F2F0" w14:textId="0302EA3F" w:rsidR="00751D9E" w:rsidRPr="00A84ED4" w:rsidRDefault="00751D9E" w:rsidP="00751D9E">
      <w:pPr>
        <w:rPr>
          <w:rFonts w:cs="Times New Roman"/>
          <w:color w:val="222222"/>
        </w:rPr>
      </w:pPr>
      <w:r w:rsidRPr="00A84ED4">
        <w:rPr>
          <w:rFonts w:cs="Times New Roman"/>
          <w:color w:val="222222"/>
        </w:rPr>
        <w:t>In addition,</w:t>
      </w:r>
      <w:r>
        <w:rPr>
          <w:rFonts w:cs="Times New Roman"/>
          <w:color w:val="222222"/>
        </w:rPr>
        <w:t xml:space="preserve"> the IAEA organizes</w:t>
      </w:r>
      <w:r w:rsidRPr="00A84ED4">
        <w:rPr>
          <w:rFonts w:cs="Times New Roman"/>
          <w:color w:val="222222"/>
        </w:rPr>
        <w:t xml:space="preserve"> Coordinated Research Projects (CRP) and technical meetings </w:t>
      </w:r>
      <w:r>
        <w:rPr>
          <w:rFonts w:cs="Times New Roman"/>
          <w:color w:val="222222"/>
        </w:rPr>
        <w:t>as</w:t>
      </w:r>
      <w:r w:rsidRPr="00A84ED4">
        <w:rPr>
          <w:rFonts w:cs="Times New Roman"/>
          <w:color w:val="222222"/>
        </w:rPr>
        <w:t xml:space="preserve"> instruments to align</w:t>
      </w:r>
      <w:r w:rsidRPr="009444FD">
        <w:rPr>
          <w:rFonts w:cs="Times New Roman"/>
          <w:color w:val="222222"/>
        </w:rPr>
        <w:t xml:space="preserve"> </w:t>
      </w:r>
      <w:r w:rsidRPr="00A84ED4">
        <w:rPr>
          <w:rFonts w:cs="Times New Roman"/>
          <w:color w:val="222222"/>
        </w:rPr>
        <w:t>international nuclear data efforts towards the production of validated databases ready for applied use. </w:t>
      </w:r>
      <w:r>
        <w:rPr>
          <w:rFonts w:cs="Times New Roman"/>
          <w:color w:val="222222"/>
        </w:rPr>
        <w:t xml:space="preserve"> E</w:t>
      </w:r>
      <w:r w:rsidRPr="00A84ED4">
        <w:rPr>
          <w:rFonts w:cs="Times New Roman"/>
          <w:color w:val="222222"/>
        </w:rPr>
        <w:t>xamp</w:t>
      </w:r>
      <w:r>
        <w:rPr>
          <w:rFonts w:cs="Times New Roman"/>
          <w:color w:val="222222"/>
        </w:rPr>
        <w:t>les of recent and current CRP's</w:t>
      </w:r>
      <w:r w:rsidRPr="00A84ED4">
        <w:rPr>
          <w:rFonts w:cs="Times New Roman"/>
          <w:color w:val="222222"/>
        </w:rPr>
        <w:t xml:space="preserve"> </w:t>
      </w:r>
      <w:r>
        <w:rPr>
          <w:rFonts w:cs="Times New Roman"/>
          <w:color w:val="222222"/>
        </w:rPr>
        <w:t>include a</w:t>
      </w:r>
      <w:ins w:id="85" w:author="Andrew" w:date="2018-12-02T18:45:00Z">
        <w:r w:rsidR="00337A7F">
          <w:rPr>
            <w:rFonts w:cs="Times New Roman"/>
            <w:color w:val="222222"/>
          </w:rPr>
          <w:t xml:space="preserve"> </w:t>
        </w:r>
        <w:r w:rsidR="00337A7F" w:rsidRPr="00A84ED4">
          <w:rPr>
            <w:rFonts w:cs="Times New Roman"/>
            <w:color w:val="222222"/>
          </w:rPr>
          <w:t>completed</w:t>
        </w:r>
      </w:ins>
      <w:r w:rsidRPr="00A84ED4">
        <w:rPr>
          <w:rFonts w:cs="Times New Roman"/>
          <w:color w:val="222222"/>
        </w:rPr>
        <w:t xml:space="preserve"> 2018 </w:t>
      </w:r>
      <w:r>
        <w:rPr>
          <w:rFonts w:cs="Times New Roman"/>
          <w:color w:val="222222"/>
        </w:rPr>
        <w:t xml:space="preserve">venture centered on </w:t>
      </w:r>
      <w:r w:rsidRPr="009444FD">
        <w:rPr>
          <w:rFonts w:cs="Times New Roman"/>
          <w:color w:val="222222"/>
        </w:rPr>
        <w:t xml:space="preserve">nuclear data for primary </w:t>
      </w:r>
      <w:r w:rsidRPr="00A84ED4">
        <w:rPr>
          <w:rFonts w:cs="Times New Roman"/>
          <w:color w:val="222222"/>
        </w:rPr>
        <w:t>radiation damage</w:t>
      </w:r>
      <w:del w:id="86" w:author="Andrew" w:date="2018-12-02T18:45:00Z">
        <w:r w:rsidRPr="00A84ED4" w:rsidDel="00337A7F">
          <w:rPr>
            <w:rFonts w:cs="Times New Roman"/>
            <w:color w:val="222222"/>
          </w:rPr>
          <w:delText xml:space="preserve"> has been completed</w:delText>
        </w:r>
      </w:del>
      <w:r w:rsidRPr="00A84ED4">
        <w:rPr>
          <w:rFonts w:cs="Times New Roman"/>
          <w:color w:val="222222"/>
        </w:rPr>
        <w:t>, </w:t>
      </w:r>
      <w:r>
        <w:rPr>
          <w:rFonts w:cs="Times New Roman"/>
          <w:color w:val="222222"/>
        </w:rPr>
        <w:t>an ongoing effort to improve</w:t>
      </w:r>
      <w:r w:rsidRPr="00A84ED4">
        <w:rPr>
          <w:rFonts w:cs="Times New Roman"/>
          <w:color w:val="222222"/>
        </w:rPr>
        <w:t xml:space="preserve"> nuclear model parameters for fission reaction calcul</w:t>
      </w:r>
      <w:r>
        <w:rPr>
          <w:rFonts w:cs="Times New Roman"/>
          <w:color w:val="222222"/>
        </w:rPr>
        <w:t>ations by modern nuclear model</w:t>
      </w:r>
      <w:ins w:id="87" w:author="Andrew" w:date="2018-12-02T18:45:00Z">
        <w:r w:rsidR="00337A7F">
          <w:rPr>
            <w:rFonts w:cs="Times New Roman"/>
            <w:color w:val="222222"/>
          </w:rPr>
          <w:t>ing</w:t>
        </w:r>
      </w:ins>
      <w:r>
        <w:rPr>
          <w:rFonts w:cs="Times New Roman"/>
          <w:color w:val="222222"/>
        </w:rPr>
        <w:t xml:space="preserve"> </w:t>
      </w:r>
      <w:r w:rsidRPr="00A84ED4">
        <w:rPr>
          <w:rFonts w:cs="Times New Roman"/>
          <w:color w:val="222222"/>
        </w:rPr>
        <w:t>codes</w:t>
      </w:r>
      <w:r w:rsidRPr="009444FD">
        <w:rPr>
          <w:rFonts w:cs="Times New Roman"/>
          <w:color w:val="222222"/>
        </w:rPr>
        <w:t xml:space="preserve"> </w:t>
      </w:r>
      <w:ins w:id="88" w:author="Andrew" w:date="2018-12-02T18:46:00Z">
        <w:r w:rsidR="00337A7F">
          <w:rPr>
            <w:rFonts w:cs="Times New Roman"/>
            <w:color w:val="222222"/>
          </w:rPr>
          <w:t>(</w:t>
        </w:r>
      </w:ins>
      <w:r w:rsidRPr="00A84ED4">
        <w:rPr>
          <w:rFonts w:cs="Times New Roman"/>
          <w:color w:val="222222"/>
        </w:rPr>
        <w:t>such as EMPIRE, CCONE, COH3 and TALYS</w:t>
      </w:r>
      <w:ins w:id="89" w:author="Andrew" w:date="2018-12-02T18:46:00Z">
        <w:r w:rsidR="00337A7F">
          <w:rPr>
            <w:rFonts w:cs="Times New Roman"/>
            <w:color w:val="222222"/>
          </w:rPr>
          <w:t>)</w:t>
        </w:r>
      </w:ins>
      <w:del w:id="90" w:author="Andrew" w:date="2018-12-02T18:46:00Z">
        <w:r w:rsidRPr="00A84ED4" w:rsidDel="00337A7F">
          <w:rPr>
            <w:rFonts w:cs="Times New Roman"/>
            <w:color w:val="222222"/>
          </w:rPr>
          <w:delText xml:space="preserve"> is ongoing</w:delText>
        </w:r>
      </w:del>
      <w:r>
        <w:rPr>
          <w:rFonts w:cs="Times New Roman"/>
          <w:color w:val="222222"/>
        </w:rPr>
        <w:t>, and an effort to create a first-ever evaluated database of radiative strength</w:t>
      </w:r>
      <w:r w:rsidRPr="00A84ED4">
        <w:rPr>
          <w:rFonts w:cs="Times New Roman"/>
          <w:color w:val="222222"/>
        </w:rPr>
        <w:t>.</w:t>
      </w:r>
      <w:r w:rsidRPr="009444FD">
        <w:rPr>
          <w:rFonts w:cs="Times New Roman"/>
          <w:color w:val="222222"/>
        </w:rPr>
        <w:t xml:space="preserve">  </w:t>
      </w:r>
      <w:r w:rsidRPr="00A84ED4">
        <w:rPr>
          <w:rFonts w:cs="Times New Roman"/>
          <w:color w:val="222222"/>
        </w:rPr>
        <w:t>In 2019, a CRP on fission yields will start which aims t</w:t>
      </w:r>
      <w:r w:rsidRPr="009444FD">
        <w:rPr>
          <w:rFonts w:cs="Times New Roman"/>
          <w:color w:val="222222"/>
        </w:rPr>
        <w:t xml:space="preserve">o produce updated fission yield </w:t>
      </w:r>
      <w:r w:rsidRPr="00A84ED4">
        <w:rPr>
          <w:rFonts w:cs="Times New Roman"/>
          <w:color w:val="222222"/>
        </w:rPr>
        <w:t>libraries for the major actinides</w:t>
      </w:r>
      <w:ins w:id="91" w:author="Andrew" w:date="2018-12-02T18:46:00Z">
        <w:r w:rsidR="00337A7F">
          <w:rPr>
            <w:rFonts w:cs="Times New Roman"/>
            <w:color w:val="222222"/>
          </w:rPr>
          <w:t>,</w:t>
        </w:r>
      </w:ins>
      <w:r w:rsidRPr="00A84ED4">
        <w:rPr>
          <w:rFonts w:cs="Times New Roman"/>
          <w:color w:val="222222"/>
        </w:rPr>
        <w:t xml:space="preserve"> </w:t>
      </w:r>
      <w:del w:id="92" w:author="Andrew" w:date="2018-12-02T18:46:00Z">
        <w:r w:rsidRPr="00A84ED4" w:rsidDel="00337A7F">
          <w:rPr>
            <w:rFonts w:cs="Times New Roman"/>
            <w:color w:val="222222"/>
          </w:rPr>
          <w:delText xml:space="preserve">to </w:delText>
        </w:r>
      </w:del>
      <w:ins w:id="93" w:author="Andrew" w:date="2018-12-02T18:46:00Z">
        <w:r w:rsidR="00337A7F">
          <w:rPr>
            <w:rFonts w:cs="Times New Roman"/>
            <w:color w:val="222222"/>
          </w:rPr>
          <w:t>in</w:t>
        </w:r>
        <w:r w:rsidR="00337A7F" w:rsidRPr="00A84ED4">
          <w:rPr>
            <w:rFonts w:cs="Times New Roman"/>
            <w:color w:val="222222"/>
          </w:rPr>
          <w:t xml:space="preserve"> </w:t>
        </w:r>
      </w:ins>
      <w:del w:id="94" w:author="Andrew" w:date="2018-12-02T18:46:00Z">
        <w:r w:rsidRPr="00A84ED4" w:rsidDel="00337A7F">
          <w:rPr>
            <w:rFonts w:cs="Times New Roman"/>
            <w:color w:val="222222"/>
          </w:rPr>
          <w:delText xml:space="preserve">respond </w:delText>
        </w:r>
      </w:del>
      <w:ins w:id="95" w:author="Andrew" w:date="2018-12-02T18:46:00Z">
        <w:r w:rsidR="00337A7F" w:rsidRPr="00A84ED4">
          <w:rPr>
            <w:rFonts w:cs="Times New Roman"/>
            <w:color w:val="222222"/>
          </w:rPr>
          <w:t>respon</w:t>
        </w:r>
        <w:r w:rsidR="00337A7F">
          <w:rPr>
            <w:rFonts w:cs="Times New Roman"/>
            <w:color w:val="222222"/>
          </w:rPr>
          <w:t>se</w:t>
        </w:r>
        <w:r w:rsidR="00337A7F" w:rsidRPr="00A84ED4">
          <w:rPr>
            <w:rFonts w:cs="Times New Roman"/>
            <w:color w:val="222222"/>
          </w:rPr>
          <w:t xml:space="preserve"> </w:t>
        </w:r>
      </w:ins>
      <w:r w:rsidRPr="00A84ED4">
        <w:rPr>
          <w:rFonts w:cs="Times New Roman"/>
          <w:color w:val="222222"/>
        </w:rPr>
        <w:t>to requests from reactor technology, safeguards and non-proliferation.</w:t>
      </w:r>
    </w:p>
    <w:p w14:paraId="06E9BCD4" w14:textId="77777777" w:rsidR="00751D9E" w:rsidRPr="009444FD" w:rsidRDefault="00751D9E" w:rsidP="00751D9E">
      <w:pPr>
        <w:rPr>
          <w:rFonts w:cs="Times New Roman"/>
          <w:color w:val="222222"/>
        </w:rPr>
      </w:pPr>
    </w:p>
    <w:p w14:paraId="4FFDCA1C" w14:textId="668DE2B3" w:rsidR="00751D9E" w:rsidRPr="00A84ED4" w:rsidRDefault="00751D9E" w:rsidP="00751D9E">
      <w:pPr>
        <w:rPr>
          <w:rFonts w:cs="Times New Roman"/>
          <w:color w:val="222222"/>
        </w:rPr>
      </w:pPr>
      <w:r w:rsidRPr="00A84ED4">
        <w:rPr>
          <w:rFonts w:cs="Times New Roman"/>
          <w:color w:val="222222"/>
        </w:rPr>
        <w:t>Nuclear data evaluations of neutron-induced reactions for fission applications are covered by the International Nuclear Data Evaluation Network (I</w:t>
      </w:r>
      <w:r>
        <w:rPr>
          <w:rFonts w:cs="Times New Roman"/>
          <w:color w:val="222222"/>
        </w:rPr>
        <w:t xml:space="preserve">NDEN), an IAEA initiative which </w:t>
      </w:r>
      <w:r w:rsidRPr="00A84ED4">
        <w:rPr>
          <w:rFonts w:cs="Times New Roman"/>
          <w:color w:val="222222"/>
        </w:rPr>
        <w:t>continues the CIELO efforts of the NEA for differential</w:t>
      </w:r>
      <w:r>
        <w:rPr>
          <w:rFonts w:cs="Times New Roman"/>
          <w:color w:val="222222"/>
        </w:rPr>
        <w:t xml:space="preserve"> nuclear data development</w:t>
      </w:r>
      <w:del w:id="96" w:author="Andrew" w:date="2018-12-02T18:48:00Z">
        <w:r w:rsidDel="00337A7F">
          <w:rPr>
            <w:rFonts w:cs="Times New Roman"/>
            <w:color w:val="222222"/>
          </w:rPr>
          <w:delText>s</w:delText>
        </w:r>
      </w:del>
      <w:r>
        <w:rPr>
          <w:rFonts w:cs="Times New Roman"/>
          <w:color w:val="222222"/>
        </w:rPr>
        <w:t xml:space="preserve">, and </w:t>
      </w:r>
      <w:r w:rsidRPr="00A84ED4">
        <w:rPr>
          <w:rFonts w:cs="Times New Roman"/>
          <w:color w:val="222222"/>
        </w:rPr>
        <w:t xml:space="preserve">evaluations, for the most important materials relevant </w:t>
      </w:r>
      <w:del w:id="97" w:author="Andrew" w:date="2018-12-02T18:48:00Z">
        <w:r w:rsidRPr="00A84ED4" w:rsidDel="00337A7F">
          <w:rPr>
            <w:rFonts w:cs="Times New Roman"/>
            <w:color w:val="222222"/>
          </w:rPr>
          <w:delText xml:space="preserve">for </w:delText>
        </w:r>
      </w:del>
      <w:ins w:id="98" w:author="Andrew" w:date="2018-12-02T18:48:00Z">
        <w:r w:rsidR="00337A7F">
          <w:rPr>
            <w:rFonts w:cs="Times New Roman"/>
            <w:color w:val="222222"/>
          </w:rPr>
          <w:t>to</w:t>
        </w:r>
        <w:r w:rsidR="00337A7F" w:rsidRPr="00A84ED4">
          <w:rPr>
            <w:rFonts w:cs="Times New Roman"/>
            <w:color w:val="222222"/>
          </w:rPr>
          <w:t xml:space="preserve"> </w:t>
        </w:r>
      </w:ins>
      <w:r w:rsidRPr="00A84ED4">
        <w:rPr>
          <w:rFonts w:cs="Times New Roman"/>
          <w:color w:val="222222"/>
        </w:rPr>
        <w:t>fission technology.</w:t>
      </w:r>
      <w:r w:rsidR="005F46FE">
        <w:rPr>
          <w:rFonts w:cs="Times New Roman"/>
          <w:color w:val="222222"/>
        </w:rPr>
        <w:t xml:space="preserve">  </w:t>
      </w:r>
      <w:r>
        <w:rPr>
          <w:rFonts w:cs="Times New Roman"/>
          <w:color w:val="222222"/>
        </w:rPr>
        <w:t xml:space="preserve">Other </w:t>
      </w:r>
      <w:del w:id="99" w:author="Andrew" w:date="2018-12-02T16:16:00Z">
        <w:r w:rsidDel="00E12110">
          <w:rPr>
            <w:rFonts w:cs="Times New Roman"/>
            <w:color w:val="222222"/>
          </w:rPr>
          <w:delText>long term</w:delText>
        </w:r>
      </w:del>
      <w:ins w:id="100" w:author="Andrew" w:date="2018-12-02T16:16:00Z">
        <w:r w:rsidR="00E12110">
          <w:rPr>
            <w:rFonts w:cs="Times New Roman"/>
            <w:color w:val="222222"/>
          </w:rPr>
          <w:t>long-term</w:t>
        </w:r>
      </w:ins>
      <w:r>
        <w:rPr>
          <w:rFonts w:cs="Times New Roman"/>
          <w:color w:val="222222"/>
        </w:rPr>
        <w:t xml:space="preserve"> </w:t>
      </w:r>
      <w:r w:rsidRPr="00A84ED4">
        <w:rPr>
          <w:rFonts w:cs="Times New Roman"/>
          <w:color w:val="222222"/>
        </w:rPr>
        <w:t>projects are the nuclear s</w:t>
      </w:r>
      <w:r w:rsidRPr="009444FD">
        <w:rPr>
          <w:rFonts w:cs="Times New Roman"/>
          <w:color w:val="222222"/>
        </w:rPr>
        <w:t xml:space="preserve">tructure and decay data network </w:t>
      </w:r>
      <w:ins w:id="101" w:author="Andrew" w:date="2018-12-02T18:48:00Z">
        <w:r w:rsidR="00337A7F">
          <w:rPr>
            <w:rFonts w:cs="Times New Roman"/>
            <w:color w:val="222222"/>
          </w:rPr>
          <w:t>(</w:t>
        </w:r>
      </w:ins>
      <w:r w:rsidRPr="00A84ED4">
        <w:rPr>
          <w:rFonts w:cs="Times New Roman"/>
          <w:color w:val="222222"/>
        </w:rPr>
        <w:t>NSDD</w:t>
      </w:r>
      <w:ins w:id="102" w:author="Andrew" w:date="2018-12-02T18:48:00Z">
        <w:r w:rsidR="00337A7F">
          <w:rPr>
            <w:rFonts w:cs="Times New Roman"/>
            <w:color w:val="222222"/>
          </w:rPr>
          <w:t>)</w:t>
        </w:r>
      </w:ins>
      <w:r w:rsidRPr="00A84ED4">
        <w:rPr>
          <w:rFonts w:cs="Times New Roman"/>
          <w:color w:val="222222"/>
        </w:rPr>
        <w:t>, n</w:t>
      </w:r>
      <w:r>
        <w:rPr>
          <w:rFonts w:cs="Times New Roman"/>
          <w:color w:val="222222"/>
        </w:rPr>
        <w:t xml:space="preserve">uclear data </w:t>
      </w:r>
      <w:r>
        <w:rPr>
          <w:rFonts w:cs="Times New Roman"/>
          <w:color w:val="222222"/>
        </w:rPr>
        <w:lastRenderedPageBreak/>
        <w:t xml:space="preserve">for medical </w:t>
      </w:r>
      <w:r w:rsidRPr="009444FD">
        <w:rPr>
          <w:rFonts w:cs="Times New Roman"/>
          <w:color w:val="222222"/>
        </w:rPr>
        <w:t xml:space="preserve">isotope </w:t>
      </w:r>
      <w:r w:rsidRPr="00A84ED4">
        <w:rPr>
          <w:rFonts w:cs="Times New Roman"/>
          <w:color w:val="222222"/>
        </w:rPr>
        <w:t>production</w:t>
      </w:r>
      <w:del w:id="103" w:author="Andrew" w:date="2018-12-02T18:49:00Z">
        <w:r w:rsidRPr="00A84ED4" w:rsidDel="00337A7F">
          <w:rPr>
            <w:rFonts w:cs="Times New Roman"/>
            <w:color w:val="222222"/>
          </w:rPr>
          <w:delText>,</w:delText>
        </w:r>
      </w:del>
      <w:r w:rsidRPr="00A84ED4">
        <w:rPr>
          <w:rFonts w:cs="Times New Roman"/>
          <w:color w:val="222222"/>
        </w:rPr>
        <w:t xml:space="preserve"> </w:t>
      </w:r>
      <w:ins w:id="104" w:author="Andrew" w:date="2018-12-02T18:49:00Z">
        <w:r w:rsidR="00337A7F">
          <w:rPr>
            <w:rFonts w:cs="Times New Roman"/>
            <w:color w:val="222222"/>
          </w:rPr>
          <w:t>(</w:t>
        </w:r>
      </w:ins>
      <w:r w:rsidRPr="00A84ED4">
        <w:rPr>
          <w:rFonts w:cs="Times New Roman"/>
          <w:color w:val="222222"/>
        </w:rPr>
        <w:t xml:space="preserve">with emphasis on data needs for monitor reactions and </w:t>
      </w:r>
      <w:commentRangeStart w:id="105"/>
      <w:r w:rsidRPr="00A84ED4">
        <w:rPr>
          <w:rFonts w:cs="Times New Roman"/>
          <w:color w:val="222222"/>
        </w:rPr>
        <w:t>accelerator</w:t>
      </w:r>
      <w:commentRangeEnd w:id="105"/>
      <w:r w:rsidR="00337A7F">
        <w:rPr>
          <w:rStyle w:val="CommentReference"/>
        </w:rPr>
        <w:commentReference w:id="105"/>
      </w:r>
      <w:ins w:id="106" w:author="Andrew" w:date="2018-12-02T18:49:00Z">
        <w:r w:rsidR="00337A7F">
          <w:rPr>
            <w:rFonts w:cs="Times New Roman"/>
            <w:color w:val="222222"/>
          </w:rPr>
          <w:t>)</w:t>
        </w:r>
      </w:ins>
      <w:r w:rsidRPr="00A84ED4">
        <w:rPr>
          <w:rFonts w:cs="Times New Roman"/>
          <w:color w:val="222222"/>
        </w:rPr>
        <w:t>, ne</w:t>
      </w:r>
      <w:r>
        <w:rPr>
          <w:rFonts w:cs="Times New Roman"/>
          <w:color w:val="222222"/>
        </w:rPr>
        <w:t xml:space="preserve">utron </w:t>
      </w:r>
      <w:r w:rsidRPr="00A84ED4">
        <w:rPr>
          <w:rFonts w:cs="Times New Roman"/>
          <w:color w:val="222222"/>
        </w:rPr>
        <w:t>standards</w:t>
      </w:r>
      <w:ins w:id="107" w:author="Andrew" w:date="2018-12-02T18:50:00Z">
        <w:r w:rsidR="00337A7F">
          <w:rPr>
            <w:rFonts w:cs="Times New Roman"/>
            <w:color w:val="222222"/>
          </w:rPr>
          <w:t>,</w:t>
        </w:r>
      </w:ins>
      <w:r w:rsidRPr="00A84ED4">
        <w:rPr>
          <w:rFonts w:cs="Times New Roman"/>
          <w:color w:val="222222"/>
        </w:rPr>
        <w:t xml:space="preserve"> and the Fusion Evaluated Nuclear Data Library </w:t>
      </w:r>
      <w:ins w:id="108" w:author="Andrew" w:date="2018-12-02T18:50:00Z">
        <w:r w:rsidR="00337A7F">
          <w:rPr>
            <w:rFonts w:cs="Times New Roman"/>
            <w:color w:val="222222"/>
          </w:rPr>
          <w:t>(</w:t>
        </w:r>
      </w:ins>
      <w:r w:rsidRPr="00A84ED4">
        <w:rPr>
          <w:rFonts w:cs="Times New Roman"/>
          <w:color w:val="222222"/>
        </w:rPr>
        <w:t>FENDL</w:t>
      </w:r>
      <w:ins w:id="109" w:author="Andrew" w:date="2018-12-02T18:50:00Z">
        <w:r w:rsidR="00337A7F">
          <w:rPr>
            <w:rFonts w:cs="Times New Roman"/>
            <w:color w:val="222222"/>
          </w:rPr>
          <w:t>)</w:t>
        </w:r>
      </w:ins>
      <w:r w:rsidRPr="00A84ED4">
        <w:rPr>
          <w:rFonts w:cs="Times New Roman"/>
          <w:color w:val="222222"/>
        </w:rPr>
        <w:t>.</w:t>
      </w:r>
    </w:p>
    <w:p w14:paraId="1B2806B0" w14:textId="18B9CB4D" w:rsidR="00901CC6" w:rsidRDefault="00901CC6" w:rsidP="00983500">
      <w:pPr>
        <w:rPr>
          <w:rFonts w:cs="Times New Roman"/>
        </w:rPr>
      </w:pPr>
    </w:p>
    <w:p w14:paraId="7F55F953" w14:textId="5B934FBB" w:rsidR="001C29E6" w:rsidRPr="007C067C" w:rsidRDefault="001C29E6" w:rsidP="007C067C">
      <w:pPr>
        <w:pStyle w:val="Heading1"/>
      </w:pPr>
      <w:bookmarkStart w:id="110" w:name="_Toc530928028"/>
      <w:r w:rsidRPr="007C067C">
        <w:t>Crosscutting nuclear data needs</w:t>
      </w:r>
      <w:bookmarkEnd w:id="110"/>
    </w:p>
    <w:p w14:paraId="21BA48C9" w14:textId="1818BD8F" w:rsidR="000701AC" w:rsidRDefault="00901CC6" w:rsidP="00983500">
      <w:pPr>
        <w:rPr>
          <w:rFonts w:cs="Times New Roman"/>
        </w:rPr>
      </w:pPr>
      <w:r>
        <w:rPr>
          <w:rFonts w:cs="Times New Roman"/>
        </w:rPr>
        <w:t xml:space="preserve">While nuclear security, energy and </w:t>
      </w:r>
      <w:r w:rsidR="00BB40B3">
        <w:rPr>
          <w:rFonts w:cs="Times New Roman"/>
        </w:rPr>
        <w:t>isotope production</w:t>
      </w:r>
      <w:r>
        <w:rPr>
          <w:rFonts w:cs="Times New Roman"/>
        </w:rPr>
        <w:t xml:space="preserve"> each have unique nuclear data needs, there are certain items that are common to all of them. </w:t>
      </w:r>
      <w:r w:rsidR="00BB40B3">
        <w:rPr>
          <w:rFonts w:cs="Times New Roman"/>
        </w:rPr>
        <w:t xml:space="preserve">One </w:t>
      </w:r>
      <w:r w:rsidR="00603612">
        <w:rPr>
          <w:rFonts w:cs="Times New Roman"/>
        </w:rPr>
        <w:t>these</w:t>
      </w:r>
      <w:r w:rsidR="00BB40B3">
        <w:rPr>
          <w:rFonts w:cs="Times New Roman"/>
        </w:rPr>
        <w:t xml:space="preserve"> involve</w:t>
      </w:r>
      <w:r w:rsidR="00603612">
        <w:rPr>
          <w:rFonts w:cs="Times New Roman"/>
        </w:rPr>
        <w:t>s</w:t>
      </w:r>
      <w:r w:rsidR="00BB40B3">
        <w:rPr>
          <w:rFonts w:cs="Times New Roman"/>
        </w:rPr>
        <w:t xml:space="preserve"> </w:t>
      </w:r>
      <w:r w:rsidR="00335514">
        <w:rPr>
          <w:rFonts w:cs="Times New Roman"/>
        </w:rPr>
        <w:t>neutron-induced reactions</w:t>
      </w:r>
      <w:r w:rsidR="006A6CB0">
        <w:rPr>
          <w:rFonts w:cs="Times New Roman"/>
        </w:rPr>
        <w:t xml:space="preserve"> and their outputs on the “Big 3” actinides (</w:t>
      </w:r>
      <w:r w:rsidR="006A6CB0">
        <w:rPr>
          <w:rFonts w:cs="Times New Roman"/>
          <w:vertAlign w:val="superscript"/>
        </w:rPr>
        <w:t>235,238</w:t>
      </w:r>
      <w:r w:rsidR="006A6CB0">
        <w:rPr>
          <w:rFonts w:cs="Times New Roman"/>
        </w:rPr>
        <w:t xml:space="preserve">U and </w:t>
      </w:r>
      <w:r w:rsidR="006A6CB0">
        <w:rPr>
          <w:rFonts w:cs="Times New Roman"/>
          <w:vertAlign w:val="superscript"/>
        </w:rPr>
        <w:t>239</w:t>
      </w:r>
      <w:r w:rsidR="006A6CB0">
        <w:rPr>
          <w:rFonts w:cs="Times New Roman"/>
        </w:rPr>
        <w:t>Pu)</w:t>
      </w:r>
      <w:r w:rsidR="00BB40B3">
        <w:rPr>
          <w:rFonts w:cs="Times New Roman"/>
        </w:rPr>
        <w:t xml:space="preserve"> which produce energy in nuclear reactors and weapons and to produce certain high-value radionuclides for medical and research applications.   </w:t>
      </w:r>
      <w:r w:rsidR="00603612">
        <w:rPr>
          <w:rFonts w:cs="Times New Roman"/>
        </w:rPr>
        <w:t xml:space="preserve">While there has been a significant focus on (n,f) reactions on the “Big 3”, inelastic neutron scattering has tended to “take a back seat” due to its lack of a clear signature which had led to a deficit of high-quality experimental data.  </w:t>
      </w:r>
      <w:r w:rsidR="000701AC">
        <w:rPr>
          <w:rFonts w:cs="Times New Roman"/>
        </w:rPr>
        <w:t>Another crosscutting need is for</w:t>
      </w:r>
      <w:r w:rsidR="00335514">
        <w:rPr>
          <w:rFonts w:cs="Times New Roman"/>
        </w:rPr>
        <w:t xml:space="preserve"> good information regarding</w:t>
      </w:r>
      <w:r w:rsidR="006A6CB0">
        <w:rPr>
          <w:rFonts w:cs="Times New Roman"/>
        </w:rPr>
        <w:t xml:space="preserve"> </w:t>
      </w:r>
      <w:r w:rsidR="00335514">
        <w:rPr>
          <w:rFonts w:cs="Times New Roman"/>
        </w:rPr>
        <w:t xml:space="preserve">highly-excited </w:t>
      </w:r>
      <w:r w:rsidR="00603612">
        <w:rPr>
          <w:rFonts w:cs="Times New Roman"/>
        </w:rPr>
        <w:t>continuum</w:t>
      </w:r>
      <w:r w:rsidR="00AA52AE">
        <w:rPr>
          <w:rFonts w:cs="Times New Roman"/>
        </w:rPr>
        <w:t xml:space="preserve"> </w:t>
      </w:r>
      <w:r w:rsidR="00603612">
        <w:rPr>
          <w:rFonts w:cs="Times New Roman"/>
        </w:rPr>
        <w:t>states</w:t>
      </w:r>
      <w:r w:rsidR="000701AC">
        <w:rPr>
          <w:rFonts w:cs="Times New Roman"/>
        </w:rPr>
        <w:t>, particularly for nuclei on or near the valley of stability</w:t>
      </w:r>
      <w:r w:rsidR="00335514">
        <w:rPr>
          <w:rFonts w:cs="Times New Roman"/>
        </w:rPr>
        <w:t xml:space="preserve"> </w:t>
      </w:r>
      <w:r w:rsidR="000701AC">
        <w:rPr>
          <w:rFonts w:cs="Times New Roman"/>
        </w:rPr>
        <w:t>which is needed for</w:t>
      </w:r>
      <w:r w:rsidR="00335514">
        <w:rPr>
          <w:rFonts w:cs="Times New Roman"/>
        </w:rPr>
        <w:t xml:space="preserve"> accurate reaction modeling.  </w:t>
      </w:r>
    </w:p>
    <w:p w14:paraId="219725D5" w14:textId="77777777" w:rsidR="00FD7FA8" w:rsidRDefault="00FD7FA8" w:rsidP="00983500">
      <w:pPr>
        <w:rPr>
          <w:rFonts w:cs="Times New Roman"/>
        </w:rPr>
      </w:pPr>
    </w:p>
    <w:p w14:paraId="3E93164D" w14:textId="7D20B0CD" w:rsidR="00FD7FA8" w:rsidRDefault="00FD7FA8" w:rsidP="00983500">
      <w:pPr>
        <w:rPr>
          <w:rFonts w:cs="Times New Roman"/>
        </w:rPr>
      </w:pPr>
      <w:r>
        <w:rPr>
          <w:rFonts w:cs="Times New Roman"/>
        </w:rPr>
        <w:t xml:space="preserve">In this section we explore all three of these cross-cutting needs together with the paradigmatic example of the interpretation of the reactor anti-neutrino signal.  </w:t>
      </w:r>
    </w:p>
    <w:p w14:paraId="75280CB2" w14:textId="77777777" w:rsidR="00FD7FA8" w:rsidRPr="00FD7FA8" w:rsidRDefault="00FD7FA8" w:rsidP="00983500">
      <w:pPr>
        <w:rPr>
          <w:rFonts w:cs="Times New Roman"/>
          <w:vertAlign w:val="superscript"/>
        </w:rPr>
      </w:pPr>
    </w:p>
    <w:p w14:paraId="00D75385" w14:textId="7AEF3777" w:rsidR="00FD7FA8" w:rsidRPr="00FD7FA8" w:rsidRDefault="00FD7FA8" w:rsidP="007C067C">
      <w:pPr>
        <w:pStyle w:val="Heading2"/>
      </w:pPr>
      <w:bookmarkStart w:id="111" w:name="_Toc530928029"/>
      <w:r w:rsidRPr="007C067C">
        <w:t>Fission</w:t>
      </w:r>
      <w:r w:rsidRPr="00FD7FA8">
        <w:t xml:space="preserve"> on the “Big-3” Actinides – </w:t>
      </w:r>
      <w:r w:rsidRPr="00AA52AE">
        <w:rPr>
          <w:vertAlign w:val="superscript"/>
        </w:rPr>
        <w:t>235,238</w:t>
      </w:r>
      <w:r w:rsidRPr="00FD7FA8">
        <w:t xml:space="preserve">U and </w:t>
      </w:r>
      <w:r w:rsidRPr="00AA52AE">
        <w:rPr>
          <w:vertAlign w:val="superscript"/>
        </w:rPr>
        <w:t>239</w:t>
      </w:r>
      <w:r w:rsidRPr="00FD7FA8">
        <w:t>Pu</w:t>
      </w:r>
      <w:bookmarkEnd w:id="111"/>
    </w:p>
    <w:p w14:paraId="5EA89759" w14:textId="20F5E449" w:rsidR="00FD7FA8" w:rsidRDefault="00FD7FA8" w:rsidP="00983500">
      <w:pPr>
        <w:rPr>
          <w:rFonts w:cs="Times New Roman"/>
        </w:rPr>
      </w:pPr>
    </w:p>
    <w:p w14:paraId="36589173" w14:textId="05DA9D7E" w:rsidR="00FF0DB1" w:rsidRDefault="00FD7FA8" w:rsidP="00983500">
      <w:pPr>
        <w:rPr>
          <w:rFonts w:cs="Times New Roman"/>
        </w:rPr>
      </w:pPr>
      <w:r>
        <w:rPr>
          <w:rFonts w:cs="Times New Roman"/>
        </w:rPr>
        <w:t>Walid puts his input here.</w:t>
      </w:r>
    </w:p>
    <w:p w14:paraId="292E9631" w14:textId="6DF24587" w:rsidR="007B026C" w:rsidRDefault="007B026C" w:rsidP="00983500">
      <w:pPr>
        <w:rPr>
          <w:rFonts w:cs="Times New Roman"/>
        </w:rPr>
      </w:pPr>
    </w:p>
    <w:p w14:paraId="59650CBF" w14:textId="7A1864B4" w:rsidR="00FD7FA8" w:rsidRDefault="00C82A3A" w:rsidP="007C067C">
      <w:pPr>
        <w:pStyle w:val="Heading2"/>
      </w:pPr>
      <w:bookmarkStart w:id="112" w:name="_Toc530928030"/>
      <w:r>
        <w:t xml:space="preserve">Improved </w:t>
      </w:r>
      <w:r w:rsidRPr="00AA52AE">
        <w:rPr>
          <w:vertAlign w:val="superscript"/>
        </w:rPr>
        <w:t>235,238</w:t>
      </w:r>
      <w:r w:rsidRPr="00FD7FA8">
        <w:t xml:space="preserve">U and </w:t>
      </w:r>
      <w:r w:rsidRPr="00AA52AE">
        <w:rPr>
          <w:vertAlign w:val="superscript"/>
        </w:rPr>
        <w:t>239</w:t>
      </w:r>
      <w:r w:rsidRPr="00FD7FA8">
        <w:t>Pu</w:t>
      </w:r>
      <w:r>
        <w:t>(n,n’) data</w:t>
      </w:r>
      <w:r w:rsidR="009D545E">
        <w:t xml:space="preserve"> for neutron transport</w:t>
      </w:r>
      <w:bookmarkEnd w:id="112"/>
    </w:p>
    <w:p w14:paraId="30DDEA39" w14:textId="7ECBCD41" w:rsidR="00FD7FA8" w:rsidRDefault="00FD7FA8" w:rsidP="00FD7FA8"/>
    <w:p w14:paraId="7F5C762E" w14:textId="0E64992A" w:rsidR="00B8779B" w:rsidRPr="00B8779B" w:rsidRDefault="00B8779B" w:rsidP="00A73D45">
      <w:r w:rsidRPr="00B8779B">
        <w:t xml:space="preserve">A robust neutron transport capability for fast neutrons is an essential element for accurately modeling nuclear reactors and national security applications. </w:t>
      </w:r>
      <w:r w:rsidR="00A73D45">
        <w:t>However,</w:t>
      </w:r>
      <w:r w:rsidRPr="00B8779B">
        <w:t xml:space="preserve"> improvements in </w:t>
      </w:r>
      <w:r w:rsidR="00A159FB">
        <w:t>neutron</w:t>
      </w:r>
      <w:r w:rsidRPr="00B8779B">
        <w:t xml:space="preserve"> scattering </w:t>
      </w:r>
      <w:r w:rsidR="00A73D45">
        <w:t>data</w:t>
      </w:r>
      <w:r w:rsidRPr="00B8779B">
        <w:t xml:space="preserve"> have hampered by the fact that these reactions do not lead to the production of an easily measured signal like fission, or a radiochemical observable like neutron </w:t>
      </w:r>
      <w:r w:rsidR="00550D7F">
        <w:t xml:space="preserve">capture.  The result has been significant </w:t>
      </w:r>
      <w:r w:rsidRPr="00B8779B">
        <w:t xml:space="preserve">disagreements between different reaction evaluations.  These disagreements manifest themselves as </w:t>
      </w:r>
      <w:r w:rsidRPr="00B8779B">
        <w:rPr>
          <w:i/>
        </w:rPr>
        <w:t>compensating errors</w:t>
      </w:r>
      <w:r w:rsidRPr="00B8779B">
        <w:t xml:space="preserve"> that are resistant to the validation process.  This issue has been recognized by the nuclear data community s</w:t>
      </w:r>
      <w:r w:rsidR="00550D7F">
        <w:t>ince the early days of the WPEC</w:t>
      </w:r>
      <w:r w:rsidRPr="00B8779B">
        <w:t xml:space="preserve"> [Row89] and more recently by Maslov [Mas11].  </w:t>
      </w:r>
    </w:p>
    <w:p w14:paraId="192EB055" w14:textId="1A7C5308" w:rsidR="00B8779B" w:rsidRPr="00B8779B" w:rsidRDefault="00B8779B" w:rsidP="00B8779B"/>
    <w:p w14:paraId="2F2F7CD4" w14:textId="4DA860C7" w:rsidR="00B8779B" w:rsidRPr="00B8779B" w:rsidRDefault="00B8779B" w:rsidP="00B8779B">
      <w:r w:rsidRPr="00B8779B">
        <w:t xml:space="preserve">One compelling example of this is the work of </w:t>
      </w:r>
      <w:r w:rsidRPr="00B8779B">
        <w:rPr>
          <w:i/>
        </w:rPr>
        <w:t>Bauge</w:t>
      </w:r>
      <w:r w:rsidRPr="00B8779B">
        <w:t xml:space="preserve"> [Bau12] for the case of the Jezebel </w:t>
      </w:r>
      <w:r w:rsidRPr="00B8779B">
        <w:rPr>
          <w:vertAlign w:val="superscript"/>
        </w:rPr>
        <w:t>239</w:t>
      </w:r>
      <w:r w:rsidRPr="00B8779B">
        <w:t>Pu critical assembly.</w:t>
      </w:r>
      <w:r w:rsidRPr="00B8779B">
        <w:rPr>
          <w:vertAlign w:val="superscript"/>
        </w:rPr>
        <w:t xml:space="preserve">  </w:t>
      </w:r>
      <w:r w:rsidRPr="00B8779B">
        <w:t xml:space="preserve">Models of Jezebel using data from both the BRC09 and ENDF/B-VII </w:t>
      </w:r>
      <w:r w:rsidR="00550D7F" w:rsidRPr="00B8779B">
        <w:rPr>
          <w:noProof/>
        </w:rPr>
        <w:lastRenderedPageBreak/>
        <mc:AlternateContent>
          <mc:Choice Requires="wps">
            <w:drawing>
              <wp:anchor distT="0" distB="0" distL="114300" distR="114300" simplePos="0" relativeHeight="251672576" behindDoc="0" locked="0" layoutInCell="1" allowOverlap="1" wp14:anchorId="2836A3DB" wp14:editId="381531FE">
                <wp:simplePos x="0" y="0"/>
                <wp:positionH relativeFrom="column">
                  <wp:posOffset>2861945</wp:posOffset>
                </wp:positionH>
                <wp:positionV relativeFrom="paragraph">
                  <wp:posOffset>3810</wp:posOffset>
                </wp:positionV>
                <wp:extent cx="2975610" cy="2607945"/>
                <wp:effectExtent l="0" t="0" r="0" b="1905"/>
                <wp:wrapSquare wrapText="bothSides"/>
                <wp:docPr id="68" name="Text Box 68"/>
                <wp:cNvGraphicFramePr/>
                <a:graphic xmlns:a="http://schemas.openxmlformats.org/drawingml/2006/main">
                  <a:graphicData uri="http://schemas.microsoft.com/office/word/2010/wordprocessingShape">
                    <wps:wsp>
                      <wps:cNvSpPr txBox="1"/>
                      <wps:spPr>
                        <a:xfrm>
                          <a:off x="0" y="0"/>
                          <a:ext cx="2975610" cy="26079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71BCBF" w14:textId="77777777" w:rsidR="001E5C8B" w:rsidRDefault="001E5C8B" w:rsidP="00B8779B">
                            <w:r w:rsidRPr="00EF34BD">
                              <w:rPr>
                                <w:noProof/>
                              </w:rPr>
                              <w:drawing>
                                <wp:inline distT="0" distB="0" distL="0" distR="0" wp14:anchorId="6D565574" wp14:editId="42518243">
                                  <wp:extent cx="2798379" cy="186157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81" t="4583" r="2912" b="3108"/>
                                          <a:stretch/>
                                        </pic:blipFill>
                                        <pic:spPr bwMode="auto">
                                          <a:xfrm>
                                            <a:off x="0" y="0"/>
                                            <a:ext cx="2843666" cy="1891704"/>
                                          </a:xfrm>
                                          <a:prstGeom prst="rect">
                                            <a:avLst/>
                                          </a:prstGeom>
                                          <a:ln>
                                            <a:noFill/>
                                          </a:ln>
                                          <a:extLst>
                                            <a:ext uri="{53640926-AAD7-44D8-BBD7-CCE9431645EC}">
                                              <a14:shadowObscured xmlns:a14="http://schemas.microsoft.com/office/drawing/2010/main"/>
                                            </a:ext>
                                          </a:extLst>
                                        </pic:spPr>
                                      </pic:pic>
                                    </a:graphicData>
                                  </a:graphic>
                                </wp:inline>
                              </w:drawing>
                            </w:r>
                          </w:p>
                          <w:p w14:paraId="1962A190" w14:textId="31969E9A" w:rsidR="001E5C8B" w:rsidRPr="00CE6BFF" w:rsidRDefault="001E5C8B" w:rsidP="00B8779B">
                            <w:pPr>
                              <w:rPr>
                                <w:sz w:val="21"/>
                              </w:rPr>
                            </w:pPr>
                            <w:r w:rsidRPr="00CE6BFF">
                              <w:rPr>
                                <w:sz w:val="21"/>
                              </w:rPr>
                              <w:t>Figure</w:t>
                            </w:r>
                            <w:r>
                              <w:rPr>
                                <w:sz w:val="21"/>
                              </w:rPr>
                              <w:t xml:space="preserve"> 2</w:t>
                            </w:r>
                            <w:r w:rsidRPr="00CE6BFF">
                              <w:rPr>
                                <w:sz w:val="21"/>
                              </w:rPr>
                              <w:t xml:space="preserve">:  Variations of the JEZEBEL reactivity induced by the different components of the evaluated BRC09 and ENDF/B-VII.0 </w:t>
                            </w:r>
                            <w:r w:rsidRPr="00CE6BFF">
                              <w:rPr>
                                <w:sz w:val="21"/>
                                <w:vertAlign w:val="superscript"/>
                              </w:rPr>
                              <w:t>239</w:t>
                            </w:r>
                            <w:r w:rsidRPr="00CE6BFF">
                              <w:rPr>
                                <w:sz w:val="21"/>
                              </w:rPr>
                              <w:t xml:space="preserve">Pu file from </w:t>
                            </w:r>
                            <w:r w:rsidRPr="00CE6BFF">
                              <w:rPr>
                                <w:i/>
                                <w:sz w:val="21"/>
                              </w:rPr>
                              <w:t>Bauge</w:t>
                            </w:r>
                            <w:r w:rsidRPr="00CE6BFF">
                              <w:rPr>
                                <w:sz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6A3DB" id="Text Box 68" o:spid="_x0000_s1027" type="#_x0000_t202" style="position:absolute;margin-left:225.35pt;margin-top:.3pt;width:234.3pt;height:205.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" filled="f" stroked="f">
                <v:textbox>
                  <w:txbxContent>
                    <w:p w14:paraId="0F71BCBF" w14:textId="77777777" w:rsidR="001E5C8B" w:rsidRDefault="001E5C8B" w:rsidP="00B8779B">
                      <w:r w:rsidRPr="00EF34BD">
                        <w:rPr>
                          <w:noProof/>
                        </w:rPr>
                        <w:drawing>
                          <wp:inline distT="0" distB="0" distL="0" distR="0" wp14:anchorId="6D565574" wp14:editId="42518243">
                            <wp:extent cx="2798379" cy="186157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81" t="4583" r="2912" b="3108"/>
                                    <a:stretch/>
                                  </pic:blipFill>
                                  <pic:spPr bwMode="auto">
                                    <a:xfrm>
                                      <a:off x="0" y="0"/>
                                      <a:ext cx="2843666" cy="1891704"/>
                                    </a:xfrm>
                                    <a:prstGeom prst="rect">
                                      <a:avLst/>
                                    </a:prstGeom>
                                    <a:ln>
                                      <a:noFill/>
                                    </a:ln>
                                    <a:extLst>
                                      <a:ext uri="{53640926-AAD7-44D8-BBD7-CCE9431645EC}">
                                        <a14:shadowObscured xmlns:a14="http://schemas.microsoft.com/office/drawing/2010/main"/>
                                      </a:ext>
                                    </a:extLst>
                                  </pic:spPr>
                                </pic:pic>
                              </a:graphicData>
                            </a:graphic>
                          </wp:inline>
                        </w:drawing>
                      </w:r>
                    </w:p>
                    <w:p w14:paraId="1962A190" w14:textId="31969E9A" w:rsidR="001E5C8B" w:rsidRPr="00CE6BFF" w:rsidRDefault="001E5C8B" w:rsidP="00B8779B">
                      <w:pPr>
                        <w:rPr>
                          <w:sz w:val="21"/>
                        </w:rPr>
                      </w:pPr>
                      <w:r w:rsidRPr="00CE6BFF">
                        <w:rPr>
                          <w:sz w:val="21"/>
                        </w:rPr>
                        <w:t>Figure</w:t>
                      </w:r>
                      <w:r>
                        <w:rPr>
                          <w:sz w:val="21"/>
                        </w:rPr>
                        <w:t xml:space="preserve"> 2</w:t>
                      </w:r>
                      <w:r w:rsidRPr="00CE6BFF">
                        <w:rPr>
                          <w:sz w:val="21"/>
                        </w:rPr>
                        <w:t xml:space="preserve">:  Variations of the JEZEBEL reactivity induced by the different components of the evaluated BRC09 and ENDF/B-VII.0 </w:t>
                      </w:r>
                      <w:r w:rsidRPr="00CE6BFF">
                        <w:rPr>
                          <w:sz w:val="21"/>
                          <w:vertAlign w:val="superscript"/>
                        </w:rPr>
                        <w:t>239</w:t>
                      </w:r>
                      <w:r w:rsidRPr="00CE6BFF">
                        <w:rPr>
                          <w:sz w:val="21"/>
                        </w:rPr>
                        <w:t xml:space="preserve">Pu file from </w:t>
                      </w:r>
                      <w:r w:rsidRPr="00CE6BFF">
                        <w:rPr>
                          <w:i/>
                          <w:sz w:val="21"/>
                        </w:rPr>
                        <w:t>Bauge</w:t>
                      </w:r>
                      <w:r w:rsidRPr="00CE6BFF">
                        <w:rPr>
                          <w:sz w:val="21"/>
                        </w:rPr>
                        <w:t xml:space="preserve">.  </w:t>
                      </w:r>
                    </w:p>
                  </w:txbxContent>
                </v:textbox>
                <w10:wrap type="square"/>
              </v:shape>
            </w:pict>
          </mc:Fallback>
        </mc:AlternateContent>
      </w:r>
      <w:r w:rsidRPr="00B8779B">
        <w:t xml:space="preserve">databases reproduce a unity value of </w:t>
      </w:r>
      <w:r w:rsidRPr="00B8779B">
        <w:rPr>
          <w:i/>
        </w:rPr>
        <w:t>k</w:t>
      </w:r>
      <w:r w:rsidRPr="00B8779B">
        <w:rPr>
          <w:i/>
          <w:vertAlign w:val="subscript"/>
        </w:rPr>
        <w:t>eff</w:t>
      </w:r>
      <w:r w:rsidRPr="00B8779B">
        <w:rPr>
          <w:i/>
        </w:rPr>
        <w:t xml:space="preserve"> </w:t>
      </w:r>
      <w:r w:rsidRPr="00B8779B">
        <w:t>to better than 1 part in 10</w:t>
      </w:r>
      <w:r w:rsidRPr="00B8779B">
        <w:rPr>
          <w:vertAlign w:val="superscript"/>
        </w:rPr>
        <w:t>4</w:t>
      </w:r>
      <w:r w:rsidRPr="00B8779B">
        <w:t xml:space="preserve">.  However, when the authors substituted one nuclear quantity from the ENDF/B-VII database with a corresponding value from BRC09, the value of </w:t>
      </w:r>
      <w:r w:rsidRPr="00B8779B">
        <w:rPr>
          <w:i/>
        </w:rPr>
        <w:t>k</w:t>
      </w:r>
      <w:r w:rsidRPr="00B8779B">
        <w:rPr>
          <w:i/>
          <w:vertAlign w:val="subscript"/>
        </w:rPr>
        <w:t>eff</w:t>
      </w:r>
      <w:r w:rsidRPr="00B8779B">
        <w:t xml:space="preserve"> varied considerably.  The greatest changes came from “swapping out” the elastic and inelastic scattering cross sections, which led to changes in the </w:t>
      </w:r>
      <w:r w:rsidRPr="00B8779B">
        <w:rPr>
          <w:i/>
        </w:rPr>
        <w:t>k</w:t>
      </w:r>
      <w:r w:rsidRPr="00B8779B">
        <w:rPr>
          <w:i/>
          <w:vertAlign w:val="subscript"/>
        </w:rPr>
        <w:t>eff</w:t>
      </w:r>
      <w:r w:rsidRPr="00B8779B">
        <w:t xml:space="preserve"> of +522 pcm and -638 pcm respectively.   This is shown in Fig.</w:t>
      </w:r>
      <w:r w:rsidR="00CD2DF6">
        <w:t xml:space="preserve"> 2</w:t>
      </w:r>
      <w:r w:rsidRPr="00B8779B">
        <w:t xml:space="preserve"> to the right.  </w:t>
      </w:r>
    </w:p>
    <w:p w14:paraId="4BD4A396" w14:textId="77777777" w:rsidR="00B8779B" w:rsidRPr="00B8779B" w:rsidRDefault="00B8779B" w:rsidP="00B8779B"/>
    <w:p w14:paraId="379491C7" w14:textId="03AB9D49" w:rsidR="00B8779B" w:rsidRPr="00B8779B" w:rsidRDefault="00B8779B" w:rsidP="00B8779B">
      <w:r w:rsidRPr="00B8779B">
        <w:t xml:space="preserve">Elastic and inelastic scattering on all three major actinides are poorly constrained.    This deficiency was recognized by the international nuclear data community, and a new </w:t>
      </w:r>
      <w:r w:rsidR="00564A19" w:rsidRPr="00B8779B">
        <w:t xml:space="preserve">Collaborative International Evaluated Library Organization </w:t>
      </w:r>
      <w:r w:rsidR="00564A19">
        <w:t xml:space="preserve">(CIELO) </w:t>
      </w:r>
      <w:r w:rsidRPr="00B8779B">
        <w:t xml:space="preserve">Coordinated Research Program was started under the auspices of the </w:t>
      </w:r>
      <w:r w:rsidR="00564A19">
        <w:t>IAEA</w:t>
      </w:r>
      <w:r w:rsidRPr="00B8779B">
        <w:t xml:space="preserve"> [Cha14].  The purpose of CIELO was to have the entire international nuclear data evaluation community agree on a set of evaluated cross sections and output spectra for six critically-important nuclei: </w:t>
      </w:r>
      <w:r w:rsidRPr="00B8779B">
        <w:rPr>
          <w:vertAlign w:val="superscript"/>
        </w:rPr>
        <w:t>1</w:t>
      </w:r>
      <w:r w:rsidRPr="00B8779B">
        <w:t xml:space="preserve">H, </w:t>
      </w:r>
      <w:r w:rsidRPr="00B8779B">
        <w:rPr>
          <w:vertAlign w:val="superscript"/>
        </w:rPr>
        <w:t>16</w:t>
      </w:r>
      <w:r w:rsidRPr="00B8779B">
        <w:t xml:space="preserve">O, </w:t>
      </w:r>
      <w:r w:rsidRPr="00B8779B">
        <w:rPr>
          <w:vertAlign w:val="superscript"/>
        </w:rPr>
        <w:t>56</w:t>
      </w:r>
      <w:r w:rsidRPr="00B8779B">
        <w:t xml:space="preserve">Fe, </w:t>
      </w:r>
      <w:r w:rsidRPr="00B8779B">
        <w:rPr>
          <w:vertAlign w:val="superscript"/>
        </w:rPr>
        <w:t>235,238</w:t>
      </w:r>
      <w:r w:rsidRPr="00B8779B">
        <w:t xml:space="preserve">U and </w:t>
      </w:r>
      <w:r w:rsidRPr="00B8779B">
        <w:rPr>
          <w:vertAlign w:val="superscript"/>
        </w:rPr>
        <w:t>239</w:t>
      </w:r>
      <w:r w:rsidRPr="00B8779B">
        <w:t xml:space="preserve">Pu.  Recently, this list has been expanded to include </w:t>
      </w:r>
      <w:r w:rsidRPr="00B8779B">
        <w:rPr>
          <w:vertAlign w:val="superscript"/>
        </w:rPr>
        <w:t>14,15</w:t>
      </w:r>
      <w:r w:rsidRPr="00B8779B">
        <w:t xml:space="preserve">N, </w:t>
      </w:r>
      <w:r w:rsidRPr="00B8779B">
        <w:rPr>
          <w:vertAlign w:val="superscript"/>
        </w:rPr>
        <w:t>9</w:t>
      </w:r>
      <w:r w:rsidRPr="00B8779B">
        <w:t xml:space="preserve">Be, </w:t>
      </w:r>
      <w:r w:rsidRPr="00B8779B">
        <w:rPr>
          <w:vertAlign w:val="superscript"/>
        </w:rPr>
        <w:t>23</w:t>
      </w:r>
      <w:r w:rsidRPr="00B8779B">
        <w:t xml:space="preserve">Na, </w:t>
      </w:r>
      <w:r w:rsidRPr="00B8779B">
        <w:rPr>
          <w:vertAlign w:val="superscript"/>
        </w:rPr>
        <w:t>59</w:t>
      </w:r>
      <w:r w:rsidRPr="00B8779B">
        <w:t xml:space="preserve">Co, </w:t>
      </w:r>
      <w:r w:rsidRPr="00B8779B">
        <w:rPr>
          <w:vertAlign w:val="superscript"/>
        </w:rPr>
        <w:t>58</w:t>
      </w:r>
      <w:r w:rsidRPr="00B8779B">
        <w:t xml:space="preserve">Ni, </w:t>
      </w:r>
      <w:r w:rsidRPr="00B8779B">
        <w:rPr>
          <w:vertAlign w:val="superscript"/>
        </w:rPr>
        <w:t>238-242</w:t>
      </w:r>
      <w:r w:rsidR="00564A19">
        <w:t>Pu.</w:t>
      </w:r>
    </w:p>
    <w:p w14:paraId="59A9426D" w14:textId="77777777" w:rsidR="00B8779B" w:rsidRPr="00B8779B" w:rsidRDefault="00B8779B" w:rsidP="00B8779B"/>
    <w:p w14:paraId="4D664635" w14:textId="2D0FBF65" w:rsidR="00B8779B" w:rsidRPr="00B8779B" w:rsidRDefault="00B8779B" w:rsidP="00B8779B">
      <w:pPr>
        <w:rPr>
          <w:i/>
          <w:color w:val="000000" w:themeColor="text1"/>
        </w:rPr>
      </w:pPr>
      <w:r w:rsidRPr="00B8779B">
        <w:rPr>
          <w:noProof/>
        </w:rPr>
        <w:lastRenderedPageBreak/>
        <mc:AlternateContent>
          <mc:Choice Requires="wps">
            <w:drawing>
              <wp:anchor distT="0" distB="0" distL="114300" distR="114300" simplePos="0" relativeHeight="251669504" behindDoc="0" locked="0" layoutInCell="1" allowOverlap="1" wp14:anchorId="44B77E3D" wp14:editId="582028B6">
                <wp:simplePos x="0" y="0"/>
                <wp:positionH relativeFrom="column">
                  <wp:posOffset>3549650</wp:posOffset>
                </wp:positionH>
                <wp:positionV relativeFrom="paragraph">
                  <wp:posOffset>365760</wp:posOffset>
                </wp:positionV>
                <wp:extent cx="2235835" cy="4078605"/>
                <wp:effectExtent l="0" t="0" r="0" b="10795"/>
                <wp:wrapTight wrapText="bothSides">
                  <wp:wrapPolygon edited="0">
                    <wp:start x="245" y="0"/>
                    <wp:lineTo x="245" y="21523"/>
                    <wp:lineTo x="21103" y="21523"/>
                    <wp:lineTo x="21103" y="0"/>
                    <wp:lineTo x="245" y="0"/>
                  </wp:wrapPolygon>
                </wp:wrapTight>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835" cy="4078605"/>
                        </a:xfrm>
                        <a:prstGeom prst="rect">
                          <a:avLst/>
                        </a:prstGeom>
                        <a:noFill/>
                        <a:ln>
                          <a:noFill/>
                        </a:ln>
                        <a:effectLst/>
                      </wps:spPr>
                      <wps:txbx>
                        <w:txbxContent>
                          <w:p w14:paraId="7884155A" w14:textId="77777777" w:rsidR="001E5C8B" w:rsidRDefault="001E5C8B" w:rsidP="00B8779B">
                            <w:pPr>
                              <w:rPr>
                                <w:sz w:val="20"/>
                              </w:rPr>
                            </w:pPr>
                            <w:r w:rsidRPr="00F511BA">
                              <w:rPr>
                                <w:noProof/>
                              </w:rPr>
                              <w:drawing>
                                <wp:inline distT="0" distB="0" distL="0" distR="0" wp14:anchorId="49AEE16A" wp14:editId="550A7048">
                                  <wp:extent cx="2119746" cy="3035300"/>
                                  <wp:effectExtent l="0" t="0" r="0" b="0"/>
                                  <wp:docPr id="7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8381" cy="3047665"/>
                                          </a:xfrm>
                                          <a:prstGeom prst="rect">
                                            <a:avLst/>
                                          </a:prstGeom>
                                          <a:noFill/>
                                          <a:ln>
                                            <a:noFill/>
                                          </a:ln>
                                        </pic:spPr>
                                      </pic:pic>
                                    </a:graphicData>
                                  </a:graphic>
                                </wp:inline>
                              </w:drawing>
                            </w:r>
                          </w:p>
                          <w:p w14:paraId="7E3405FE" w14:textId="7E502C0E" w:rsidR="001E5C8B" w:rsidRPr="00CE6BFF" w:rsidRDefault="001E5C8B" w:rsidP="00B8779B">
                            <w:pPr>
                              <w:rPr>
                                <w:sz w:val="22"/>
                              </w:rPr>
                            </w:pPr>
                            <w:r>
                              <w:rPr>
                                <w:sz w:val="22"/>
                              </w:rPr>
                              <w:t>Figure 3</w:t>
                            </w:r>
                            <w:r w:rsidRPr="00CE6BFF">
                              <w:rPr>
                                <w:sz w:val="22"/>
                              </w:rPr>
                              <w:t xml:space="preserve">: Angle-differential cross section data </w:t>
                            </w:r>
                            <w:r>
                              <w:rPr>
                                <w:sz w:val="22"/>
                              </w:rPr>
                              <w:t xml:space="preserve">and </w:t>
                            </w:r>
                            <w:r w:rsidRPr="00CE6BFF">
                              <w:rPr>
                                <w:sz w:val="22"/>
                              </w:rPr>
                              <w:t xml:space="preserve">evaluations for the </w:t>
                            </w:r>
                            <w:r w:rsidRPr="00CE6BFF">
                              <w:rPr>
                                <w:sz w:val="22"/>
                                <w:vertAlign w:val="superscript"/>
                              </w:rPr>
                              <w:t>238</w:t>
                            </w:r>
                            <w:r w:rsidRPr="00CE6BFF">
                              <w:rPr>
                                <w:sz w:val="22"/>
                              </w:rPr>
                              <w:t xml:space="preserve">U(n,n’) reaction leading to the population of the </w:t>
                            </w:r>
                            <w:r>
                              <w:rPr>
                                <w:sz w:val="22"/>
                              </w:rPr>
                              <w:t>2</w:t>
                            </w:r>
                            <w:r w:rsidRPr="00CE6BFF">
                              <w:rPr>
                                <w:sz w:val="22"/>
                                <w:vertAlign w:val="superscript"/>
                              </w:rPr>
                              <w:t>nd</w:t>
                            </w:r>
                            <w:r w:rsidRPr="00CE6BFF">
                              <w:rPr>
                                <w:sz w:val="22"/>
                              </w:rPr>
                              <w:t xml:space="preserve"> excited state at 148 keV for 2.5 and 3.4 MeV incident neutron energies from [You07].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77E3D" id="Text Box 69" o:spid="_x0000_s1028" type="#_x0000_t202" style="position:absolute;margin-left:279.5pt;margin-top:28.8pt;width:176.05pt;height:32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" filled="f" stroked="f">
                <v:textbox>
                  <w:txbxContent>
                    <w:p w14:paraId="7884155A" w14:textId="77777777" w:rsidR="001E5C8B" w:rsidRDefault="001E5C8B" w:rsidP="00B8779B">
                      <w:pPr>
                        <w:rPr>
                          <w:sz w:val="20"/>
                        </w:rPr>
                      </w:pPr>
                      <w:r w:rsidRPr="00F511BA">
                        <w:rPr>
                          <w:noProof/>
                        </w:rPr>
                        <w:drawing>
                          <wp:inline distT="0" distB="0" distL="0" distR="0" wp14:anchorId="49AEE16A" wp14:editId="550A7048">
                            <wp:extent cx="2119746" cy="3035300"/>
                            <wp:effectExtent l="0" t="0" r="0" b="0"/>
                            <wp:docPr id="73"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8381" cy="3047665"/>
                                    </a:xfrm>
                                    <a:prstGeom prst="rect">
                                      <a:avLst/>
                                    </a:prstGeom>
                                    <a:noFill/>
                                    <a:ln>
                                      <a:noFill/>
                                    </a:ln>
                                  </pic:spPr>
                                </pic:pic>
                              </a:graphicData>
                            </a:graphic>
                          </wp:inline>
                        </w:drawing>
                      </w:r>
                    </w:p>
                    <w:p w14:paraId="7E3405FE" w14:textId="7E502C0E" w:rsidR="001E5C8B" w:rsidRPr="00CE6BFF" w:rsidRDefault="001E5C8B" w:rsidP="00B8779B">
                      <w:pPr>
                        <w:rPr>
                          <w:sz w:val="22"/>
                        </w:rPr>
                      </w:pPr>
                      <w:r>
                        <w:rPr>
                          <w:sz w:val="22"/>
                        </w:rPr>
                        <w:t>Figure 3</w:t>
                      </w:r>
                      <w:r w:rsidRPr="00CE6BFF">
                        <w:rPr>
                          <w:sz w:val="22"/>
                        </w:rPr>
                        <w:t xml:space="preserve">: Angle-differential cross section data </w:t>
                      </w:r>
                      <w:r>
                        <w:rPr>
                          <w:sz w:val="22"/>
                        </w:rPr>
                        <w:t xml:space="preserve">and </w:t>
                      </w:r>
                      <w:r w:rsidRPr="00CE6BFF">
                        <w:rPr>
                          <w:sz w:val="22"/>
                        </w:rPr>
                        <w:t xml:space="preserve">evaluations for the </w:t>
                      </w:r>
                      <w:r w:rsidRPr="00CE6BFF">
                        <w:rPr>
                          <w:sz w:val="22"/>
                          <w:vertAlign w:val="superscript"/>
                        </w:rPr>
                        <w:t>238</w:t>
                      </w:r>
                      <w:r w:rsidRPr="00CE6BFF">
                        <w:rPr>
                          <w:sz w:val="22"/>
                        </w:rPr>
                        <w:t xml:space="preserve">U(n,n’) reaction leading to the population of the </w:t>
                      </w:r>
                      <w:r>
                        <w:rPr>
                          <w:sz w:val="22"/>
                        </w:rPr>
                        <w:t>2</w:t>
                      </w:r>
                      <w:r w:rsidRPr="00CE6BFF">
                        <w:rPr>
                          <w:sz w:val="22"/>
                          <w:vertAlign w:val="superscript"/>
                        </w:rPr>
                        <w:t>nd</w:t>
                      </w:r>
                      <w:r w:rsidRPr="00CE6BFF">
                        <w:rPr>
                          <w:sz w:val="22"/>
                        </w:rPr>
                        <w:t xml:space="preserve"> excited state at 148 keV for 2.5 and 3.4 MeV incident neutron energies from [You07].</w:t>
                      </w:r>
                    </w:p>
                  </w:txbxContent>
                </v:textbox>
                <w10:wrap type="tight"/>
              </v:shape>
            </w:pict>
          </mc:Fallback>
        </mc:AlternateContent>
      </w:r>
      <w:r w:rsidRPr="00B8779B">
        <w:t xml:space="preserve">CIELO has relatively little energy or angle differential data to draw upon to aid in its evaluation of (n,n’) on the “Big 3” Actinide, leading to </w:t>
      </w:r>
      <w:r w:rsidRPr="00B8779B">
        <w:rPr>
          <w:i/>
        </w:rPr>
        <w:t xml:space="preserve">“significant differences amongst the evaluations for </w:t>
      </w:r>
      <w:r w:rsidRPr="00B8779B">
        <w:rPr>
          <w:i/>
          <w:vertAlign w:val="superscript"/>
        </w:rPr>
        <w:t>239</w:t>
      </w:r>
      <w:r w:rsidRPr="00B8779B">
        <w:rPr>
          <w:i/>
        </w:rPr>
        <w:t xml:space="preserve">Pu in the fast energy range, with ENDF/B-VII.1 and JENDL-4.0 lying significantly above the JEFF-3.1 evaluation.” </w:t>
      </w:r>
      <w:r w:rsidRPr="00B8779B">
        <w:t xml:space="preserve">[Cha14].  The </w:t>
      </w:r>
      <w:r w:rsidRPr="00B8779B">
        <w:rPr>
          <w:vertAlign w:val="superscript"/>
        </w:rPr>
        <w:t>239</w:t>
      </w:r>
      <w:r w:rsidRPr="00B8779B">
        <w:t>Pu</w:t>
      </w:r>
      <w:r w:rsidRPr="00B8779B">
        <w:rPr>
          <w:vertAlign w:val="superscript"/>
        </w:rPr>
        <w:t xml:space="preserve"> </w:t>
      </w:r>
      <w:r w:rsidRPr="00B8779B">
        <w:t xml:space="preserve">data referenced in their paper are all from indirect measurements made prior to 1970 [Bat69, And61].  </w:t>
      </w:r>
      <w:r w:rsidRPr="00B8779B">
        <w:rPr>
          <w:color w:val="000000" w:themeColor="text1"/>
        </w:rPr>
        <w:t xml:space="preserve">The case is similar for </w:t>
      </w:r>
      <w:r w:rsidRPr="00B8779B">
        <w:rPr>
          <w:color w:val="000000" w:themeColor="text1"/>
          <w:vertAlign w:val="superscript"/>
        </w:rPr>
        <w:t>235</w:t>
      </w:r>
      <w:r w:rsidRPr="00B8779B">
        <w:rPr>
          <w:color w:val="000000" w:themeColor="text1"/>
        </w:rPr>
        <w:t xml:space="preserve">U where they note that differences for </w:t>
      </w:r>
      <w:r w:rsidRPr="00B8779B">
        <w:rPr>
          <w:i/>
          <w:color w:val="000000" w:themeColor="text1"/>
        </w:rPr>
        <w:t>E</w:t>
      </w:r>
      <w:r w:rsidRPr="00B8779B">
        <w:rPr>
          <w:i/>
          <w:color w:val="000000" w:themeColor="text1"/>
          <w:vertAlign w:val="subscript"/>
        </w:rPr>
        <w:t xml:space="preserve">n </w:t>
      </w:r>
      <w:r w:rsidRPr="00B8779B">
        <w:rPr>
          <w:color w:val="000000" w:themeColor="text1"/>
        </w:rPr>
        <w:t xml:space="preserve">&gt; 50 keV </w:t>
      </w:r>
      <w:r w:rsidRPr="00B8779B">
        <w:rPr>
          <w:i/>
          <w:color w:val="000000" w:themeColor="text1"/>
        </w:rPr>
        <w:t>“have a large impact on the fast criticality (Godiva), leading to a 540 pcm swing in calculated criticality, as shown by Go Chiba [Chi12].”</w:t>
      </w:r>
    </w:p>
    <w:p w14:paraId="67A04DB2" w14:textId="77777777" w:rsidR="00B8779B" w:rsidRPr="00B8779B" w:rsidRDefault="00B8779B" w:rsidP="00B8779B"/>
    <w:p w14:paraId="0BD19BD4" w14:textId="1BACA632" w:rsidR="00B8779B" w:rsidRPr="00B8779B" w:rsidRDefault="00B8779B" w:rsidP="00B8779B">
      <w:r w:rsidRPr="00B8779B">
        <w:t xml:space="preserve">While a significant amount of energy-differential data evaluation </w:t>
      </w:r>
      <w:r w:rsidRPr="00B8779B">
        <w:rPr>
          <w:vertAlign w:val="superscript"/>
        </w:rPr>
        <w:t>238</w:t>
      </w:r>
      <w:r w:rsidRPr="00B8779B">
        <w:t xml:space="preserve">U, including </w:t>
      </w:r>
      <w:r w:rsidR="00EB6E60">
        <w:t>data for the (n,f) [Beh76,Fro88</w:t>
      </w:r>
      <w:r w:rsidRPr="00B8779B">
        <w:t>,Poe81], (n,</w:t>
      </w:r>
      <w:r w:rsidRPr="00B8779B">
        <w:rPr>
          <w:rFonts w:ascii="Symbol" w:hAnsi="Symbol"/>
        </w:rPr>
        <w:t></w:t>
      </w:r>
      <w:r w:rsidRPr="00B8779B">
        <w:t xml:space="preserve">) below 2 MeV [Bul88,Voi86,Ada88], (n,2n) [Fre80a,Fre80b,Kon93] and even the (n,3n) [Vee78,Fre80a] reaction channels, there are only two high-uncertainty (≈20-40%) measurements of the angle-differential (n,n’) cross section by </w:t>
      </w:r>
      <w:r w:rsidRPr="00B8779B">
        <w:rPr>
          <w:i/>
        </w:rPr>
        <w:t>Haouat</w:t>
      </w:r>
      <w:r w:rsidRPr="00B8779B">
        <w:t xml:space="preserve"> [Hau82] and </w:t>
      </w:r>
      <w:r w:rsidRPr="00B8779B">
        <w:rPr>
          <w:i/>
        </w:rPr>
        <w:t>Beghian</w:t>
      </w:r>
      <w:r w:rsidRPr="00B8779B">
        <w:t xml:space="preserve"> [Beg79]. The combination of an abundance of high-precision data for (n,</w:t>
      </w:r>
      <w:r w:rsidRPr="00B8779B">
        <w:rPr>
          <w:rFonts w:ascii="Symbol" w:hAnsi="Symbol"/>
        </w:rPr>
        <w:t></w:t>
      </w:r>
      <w:r w:rsidRPr="00B8779B">
        <w:t>), (n,f) and (n,2n) channels, together with a paucity of such information for (n,n’), has led to striking disagreements between the various evaluations, particularly as a function of outgoing neutron angle.  This is clearly seen at forward and backward angles in Fig.</w:t>
      </w:r>
      <w:r w:rsidR="00CD2DF6">
        <w:t xml:space="preserve"> 3</w:t>
      </w:r>
      <w:r w:rsidRPr="00B8779B">
        <w:t xml:space="preserve">.  There are also significant disagreements between angle-integrated, energy-differential (n,n’) cross section measurements and evaluations leading to the population of the first few states in </w:t>
      </w:r>
      <w:r w:rsidRPr="00B8779B">
        <w:rPr>
          <w:vertAlign w:val="superscript"/>
        </w:rPr>
        <w:t>238</w:t>
      </w:r>
      <w:r w:rsidRPr="00B8779B">
        <w:t xml:space="preserve">U [Gue75,Lit90] over the entire energy range of interest for fission-based applications. </w:t>
      </w:r>
    </w:p>
    <w:p w14:paraId="0353D8A7" w14:textId="77777777" w:rsidR="00B8779B" w:rsidRPr="00B8779B" w:rsidRDefault="00B8779B" w:rsidP="00B8779B"/>
    <w:p w14:paraId="42AB40D4" w14:textId="48091BE7" w:rsidR="00B8779B" w:rsidRPr="00B8779B" w:rsidRDefault="00B8779B" w:rsidP="00B8779B">
      <w:r w:rsidRPr="00B8779B">
        <w:rPr>
          <w:noProof/>
        </w:rPr>
        <w:t xml:space="preserve">One </w:t>
      </w:r>
      <w:r w:rsidR="00564A19">
        <w:rPr>
          <w:noProof/>
        </w:rPr>
        <w:t>significant</w:t>
      </w:r>
      <w:r w:rsidRPr="00B8779B">
        <w:rPr>
          <w:noProof/>
        </w:rPr>
        <w:t xml:space="preserve"> source</w:t>
      </w:r>
      <w:r w:rsidRPr="00B8779B">
        <w:t xml:space="preserve"> of (n,xn</w:t>
      </w:r>
      <w:r w:rsidRPr="00B8779B">
        <w:rPr>
          <w:rFonts w:ascii="Symbol" w:hAnsi="Symbol"/>
        </w:rPr>
        <w:t></w:t>
      </w:r>
      <w:r w:rsidRPr="00B8779B">
        <w:t xml:space="preserve">) partial cross section data from 1997 to 2003 was the GEANIE collaboration (Germanium Array for Neutron-Induced Excitations) at the Los Alamos Neutron Science Center/Weapons Neutron Research (LANSCE/WNR) facility. While the primary goal of the GEANIE collaboration was the determination of the </w:t>
      </w:r>
      <w:r w:rsidRPr="00B8779B">
        <w:rPr>
          <w:vertAlign w:val="superscript"/>
        </w:rPr>
        <w:t>239</w:t>
      </w:r>
      <w:r w:rsidRPr="00B8779B">
        <w:t xml:space="preserve">Pu(n,2n) cross section [Ber02], it resulted in the publication of more than two dozen papers over the course of more than 15 years.  Experiments were run on all three of the major Actinides: </w:t>
      </w:r>
      <w:r w:rsidRPr="00B8779B">
        <w:rPr>
          <w:vertAlign w:val="superscript"/>
        </w:rPr>
        <w:t>235</w:t>
      </w:r>
      <w:r w:rsidRPr="00B8779B">
        <w:t xml:space="preserve">U [You02], </w:t>
      </w:r>
      <w:r w:rsidRPr="00B8779B">
        <w:rPr>
          <w:vertAlign w:val="superscript"/>
        </w:rPr>
        <w:t>239</w:t>
      </w:r>
      <w:r w:rsidRPr="00B8779B">
        <w:t xml:space="preserve">Pu [Ber02] and </w:t>
      </w:r>
      <w:r w:rsidRPr="00B8779B">
        <w:rPr>
          <w:vertAlign w:val="superscript"/>
        </w:rPr>
        <w:t>238</w:t>
      </w:r>
      <w:r w:rsidRPr="00B8779B">
        <w:t xml:space="preserve">U [Fot04]. </w:t>
      </w:r>
    </w:p>
    <w:p w14:paraId="3EE2EDC5" w14:textId="77777777" w:rsidR="00B8779B" w:rsidRPr="00B8779B" w:rsidRDefault="00B8779B" w:rsidP="00B8779B"/>
    <w:p w14:paraId="22C86680" w14:textId="6A435018" w:rsidR="00B8779B" w:rsidRPr="00B8779B" w:rsidRDefault="00CD2DF6" w:rsidP="00B8779B">
      <w:r w:rsidRPr="00B8779B">
        <w:rPr>
          <w:noProof/>
        </w:rPr>
        <w:lastRenderedPageBreak/>
        <mc:AlternateContent>
          <mc:Choice Requires="wps">
            <w:drawing>
              <wp:anchor distT="0" distB="0" distL="114300" distR="114300" simplePos="0" relativeHeight="251671552" behindDoc="0" locked="0" layoutInCell="1" allowOverlap="1" wp14:anchorId="268AC682" wp14:editId="075471D0">
                <wp:simplePos x="0" y="0"/>
                <wp:positionH relativeFrom="column">
                  <wp:posOffset>2823210</wp:posOffset>
                </wp:positionH>
                <wp:positionV relativeFrom="paragraph">
                  <wp:posOffset>75565</wp:posOffset>
                </wp:positionV>
                <wp:extent cx="3175635" cy="2731770"/>
                <wp:effectExtent l="0" t="0" r="0" b="11430"/>
                <wp:wrapThrough wrapText="bothSides">
                  <wp:wrapPolygon edited="0">
                    <wp:start x="173" y="0"/>
                    <wp:lineTo x="173" y="21490"/>
                    <wp:lineTo x="21250" y="21490"/>
                    <wp:lineTo x="21250" y="0"/>
                    <wp:lineTo x="173" y="0"/>
                  </wp:wrapPolygon>
                </wp:wrapThrough>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5635" cy="2731770"/>
                        </a:xfrm>
                        <a:prstGeom prst="rect">
                          <a:avLst/>
                        </a:prstGeom>
                        <a:noFill/>
                        <a:ln>
                          <a:noFill/>
                        </a:ln>
                        <a:effectLst/>
                      </wps:spPr>
                      <wps:txbx>
                        <w:txbxContent>
                          <w:p w14:paraId="0C824CA8" w14:textId="77777777" w:rsidR="001E5C8B" w:rsidRDefault="001E5C8B" w:rsidP="00B8779B">
                            <w:r w:rsidRPr="00534939">
                              <w:rPr>
                                <w:noProof/>
                              </w:rPr>
                              <w:drawing>
                                <wp:inline distT="0" distB="0" distL="0" distR="0" wp14:anchorId="524E63C9" wp14:editId="2456E898">
                                  <wp:extent cx="2984120" cy="20839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5957" cy="2099180"/>
                                          </a:xfrm>
                                          <a:prstGeom prst="rect">
                                            <a:avLst/>
                                          </a:prstGeom>
                                        </pic:spPr>
                                      </pic:pic>
                                    </a:graphicData>
                                  </a:graphic>
                                </wp:inline>
                              </w:drawing>
                            </w:r>
                          </w:p>
                          <w:p w14:paraId="7DC37BFB" w14:textId="7311F353" w:rsidR="001E5C8B" w:rsidRPr="000B44AA" w:rsidRDefault="001E5C8B" w:rsidP="00B8779B">
                            <w:pPr>
                              <w:rPr>
                                <w:sz w:val="22"/>
                              </w:rPr>
                            </w:pPr>
                            <w:r>
                              <w:rPr>
                                <w:sz w:val="22"/>
                              </w:rPr>
                              <w:t>Figure 4</w:t>
                            </w:r>
                            <w:r w:rsidRPr="000B44AA">
                              <w:rPr>
                                <w:sz w:val="22"/>
                              </w:rPr>
                              <w:t xml:space="preserve">:  A selection of the </w:t>
                            </w:r>
                            <w:r w:rsidRPr="000B44AA">
                              <w:rPr>
                                <w:sz w:val="22"/>
                                <w:vertAlign w:val="superscript"/>
                              </w:rPr>
                              <w:t>238</w:t>
                            </w:r>
                            <w:r w:rsidRPr="000B44AA">
                              <w:rPr>
                                <w:sz w:val="22"/>
                              </w:rPr>
                              <w:t>U(n,n’</w:t>
                            </w:r>
                            <w:r w:rsidRPr="000B44AA">
                              <w:rPr>
                                <w:rFonts w:ascii="Symbol" w:hAnsi="Symbol"/>
                                <w:sz w:val="22"/>
                              </w:rPr>
                              <w:t></w:t>
                            </w:r>
                            <w:r w:rsidRPr="000B44AA">
                              <w:rPr>
                                <w:sz w:val="22"/>
                              </w:rPr>
                              <w:t xml:space="preserve">) partial </w:t>
                            </w:r>
                            <w:r w:rsidRPr="000B44AA">
                              <w:rPr>
                                <w:rFonts w:ascii="Symbol" w:hAnsi="Symbol"/>
                                <w:sz w:val="22"/>
                              </w:rPr>
                              <w:t></w:t>
                            </w:r>
                            <w:r w:rsidRPr="000B44AA">
                              <w:rPr>
                                <w:sz w:val="22"/>
                              </w:rPr>
                              <w:t>-ray cross sections from [Fot04] for the two lowest members of the ground state band and the first 1</w:t>
                            </w:r>
                            <w:r w:rsidRPr="000B44AA">
                              <w:rPr>
                                <w:sz w:val="22"/>
                                <w:vertAlign w:val="superscript"/>
                              </w:rPr>
                              <w:t>-</w:t>
                            </w:r>
                            <w:r w:rsidRPr="000B44AA">
                              <w:rPr>
                                <w:sz w:val="22"/>
                              </w:rPr>
                              <w:t xml:space="preserve"> level.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AC682" id="Text Box 4" o:spid="_x0000_s1029" type="#_x0000_t202" style="position:absolute;margin-left:222.3pt;margin-top:5.95pt;width:250.05pt;height:21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" filled="f" stroked="f">
                <v:textbox>
                  <w:txbxContent>
                    <w:p w14:paraId="0C824CA8" w14:textId="77777777" w:rsidR="001E5C8B" w:rsidRDefault="001E5C8B" w:rsidP="00B8779B">
                      <w:r w:rsidRPr="00534939">
                        <w:rPr>
                          <w:noProof/>
                        </w:rPr>
                        <w:drawing>
                          <wp:inline distT="0" distB="0" distL="0" distR="0" wp14:anchorId="524E63C9" wp14:editId="2456E898">
                            <wp:extent cx="2984120" cy="20839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5957" cy="2099180"/>
                                    </a:xfrm>
                                    <a:prstGeom prst="rect">
                                      <a:avLst/>
                                    </a:prstGeom>
                                  </pic:spPr>
                                </pic:pic>
                              </a:graphicData>
                            </a:graphic>
                          </wp:inline>
                        </w:drawing>
                      </w:r>
                    </w:p>
                    <w:p w14:paraId="7DC37BFB" w14:textId="7311F353" w:rsidR="001E5C8B" w:rsidRPr="000B44AA" w:rsidRDefault="001E5C8B" w:rsidP="00B8779B">
                      <w:pPr>
                        <w:rPr>
                          <w:sz w:val="22"/>
                        </w:rPr>
                      </w:pPr>
                      <w:r>
                        <w:rPr>
                          <w:sz w:val="22"/>
                        </w:rPr>
                        <w:t>Figure 4</w:t>
                      </w:r>
                      <w:r w:rsidRPr="000B44AA">
                        <w:rPr>
                          <w:sz w:val="22"/>
                        </w:rPr>
                        <w:t xml:space="preserve">:  A selection of the </w:t>
                      </w:r>
                      <w:r w:rsidRPr="000B44AA">
                        <w:rPr>
                          <w:sz w:val="22"/>
                          <w:vertAlign w:val="superscript"/>
                        </w:rPr>
                        <w:t>238</w:t>
                      </w:r>
                      <w:r w:rsidRPr="000B44AA">
                        <w:rPr>
                          <w:sz w:val="22"/>
                        </w:rPr>
                        <w:t>U(n,n’</w:t>
                      </w:r>
                      <w:r w:rsidRPr="000B44AA">
                        <w:rPr>
                          <w:rFonts w:ascii="Symbol" w:hAnsi="Symbol"/>
                          <w:sz w:val="22"/>
                        </w:rPr>
                        <w:t></w:t>
                      </w:r>
                      <w:r w:rsidRPr="000B44AA">
                        <w:rPr>
                          <w:sz w:val="22"/>
                        </w:rPr>
                        <w:t xml:space="preserve">) partial </w:t>
                      </w:r>
                      <w:r w:rsidRPr="000B44AA">
                        <w:rPr>
                          <w:rFonts w:ascii="Symbol" w:hAnsi="Symbol"/>
                          <w:sz w:val="22"/>
                        </w:rPr>
                        <w:t></w:t>
                      </w:r>
                      <w:r w:rsidRPr="000B44AA">
                        <w:rPr>
                          <w:sz w:val="22"/>
                        </w:rPr>
                        <w:t>-ray cross sections from [Fot04] for the two lowest members of the ground state band and the first 1</w:t>
                      </w:r>
                      <w:r w:rsidRPr="000B44AA">
                        <w:rPr>
                          <w:sz w:val="22"/>
                          <w:vertAlign w:val="superscript"/>
                        </w:rPr>
                        <w:t>-</w:t>
                      </w:r>
                      <w:r w:rsidRPr="000B44AA">
                        <w:rPr>
                          <w:sz w:val="22"/>
                        </w:rPr>
                        <w:t xml:space="preserve"> level.  </w:t>
                      </w:r>
                    </w:p>
                  </w:txbxContent>
                </v:textbox>
                <w10:wrap type="through"/>
              </v:shape>
            </w:pict>
          </mc:Fallback>
        </mc:AlternateContent>
      </w:r>
      <w:r w:rsidR="00B8779B" w:rsidRPr="00B8779B">
        <w:t xml:space="preserve">GEANIE produced the first high-resolution partial </w:t>
      </w:r>
      <w:r w:rsidR="00B8779B" w:rsidRPr="00B8779B">
        <w:rPr>
          <w:rFonts w:ascii="Symbol" w:hAnsi="Symbol"/>
        </w:rPr>
        <w:t></w:t>
      </w:r>
      <w:r w:rsidR="00B8779B" w:rsidRPr="00B8779B">
        <w:t xml:space="preserve">-ray cross section data on the Big-3. Figure </w:t>
      </w:r>
      <w:r>
        <w:t>4</w:t>
      </w:r>
      <w:r w:rsidR="00B8779B" w:rsidRPr="00B8779B">
        <w:t xml:space="preserve"> show the two strongest partial </w:t>
      </w:r>
      <w:r w:rsidR="00B8779B" w:rsidRPr="00B8779B">
        <w:rPr>
          <w:vertAlign w:val="superscript"/>
        </w:rPr>
        <w:t>239</w:t>
      </w:r>
      <w:r w:rsidR="00B8779B" w:rsidRPr="00B8779B">
        <w:t>Pu(n,n’</w:t>
      </w:r>
      <w:r w:rsidR="00B8779B" w:rsidRPr="00B8779B">
        <w:rPr>
          <w:rFonts w:ascii="Symbol" w:hAnsi="Symbol"/>
        </w:rPr>
        <w:t></w:t>
      </w:r>
      <w:r w:rsidR="00B8779B" w:rsidRPr="00B8779B">
        <w:t>) cross sections measured at GEANIE together with calculations using the CoH reaction model</w:t>
      </w:r>
      <w:ins w:id="113" w:author="Andrew" w:date="2018-12-02T16:17:00Z">
        <w:r w:rsidR="00E12110">
          <w:t>ing code developed</w:t>
        </w:r>
      </w:ins>
      <w:r w:rsidR="00B8779B" w:rsidRPr="00B8779B">
        <w:t xml:space="preserve"> by Toshihiko Kawano.  It should be noted that the GEANIE data was angle-integrated with respect to the outgoing neutron, limiting its value for neutron transport modeling.</w:t>
      </w:r>
    </w:p>
    <w:p w14:paraId="2BA1F552" w14:textId="671BFD29" w:rsidR="00B8779B" w:rsidRPr="00B8779B" w:rsidRDefault="00B8779B" w:rsidP="00B8779B"/>
    <w:p w14:paraId="7F4D2227" w14:textId="7A4C4978" w:rsidR="00B8779B" w:rsidRPr="00B8779B" w:rsidRDefault="00B8779B" w:rsidP="00B8779B">
      <w:r w:rsidRPr="00B8779B">
        <w:t xml:space="preserve">GEANIE did not include any neutron detectors, meaning that only angle-integrated partial </w:t>
      </w:r>
      <w:r w:rsidRPr="00B8779B">
        <w:rPr>
          <w:rFonts w:ascii="Symbol" w:hAnsi="Symbol"/>
        </w:rPr>
        <w:t></w:t>
      </w:r>
      <w:r w:rsidRPr="00B8779B">
        <w:t xml:space="preserve">-ray cross sections were measured.  The need for new data has motivated the international and domestic community to perform new experiments.  This has included energy-differential/angle-integrated measurements of the </w:t>
      </w:r>
      <w:r w:rsidRPr="00B8779B">
        <w:rPr>
          <w:vertAlign w:val="superscript"/>
        </w:rPr>
        <w:t>238</w:t>
      </w:r>
      <w:r w:rsidRPr="00B8779B">
        <w:t xml:space="preserve">U(n,n’) cross section using the GELINA spallation neutron source in Geel Belgium by </w:t>
      </w:r>
      <w:r w:rsidRPr="00B8779B">
        <w:rPr>
          <w:i/>
        </w:rPr>
        <w:t xml:space="preserve">Bacquias et al., </w:t>
      </w:r>
      <w:r w:rsidRPr="00B8779B">
        <w:t xml:space="preserve">[Nem13] and quasi-angle-differential measurements using the </w:t>
      </w:r>
      <w:r w:rsidRPr="00B8779B">
        <w:rPr>
          <w:lang w:val="en"/>
        </w:rPr>
        <w:t xml:space="preserve">Rensselaer </w:t>
      </w:r>
      <w:r w:rsidRPr="00B8779B">
        <w:t xml:space="preserve">Polytechnic Institute Linac by </w:t>
      </w:r>
      <w:r w:rsidRPr="00B8779B">
        <w:rPr>
          <w:i/>
        </w:rPr>
        <w:t>Daskalakis et al.,</w:t>
      </w:r>
      <w:r w:rsidRPr="00B8779B">
        <w:t xml:space="preserve"> [Das14]. Furthermore, measurements of the </w:t>
      </w:r>
      <w:r w:rsidRPr="00B8779B">
        <w:rPr>
          <w:vertAlign w:val="superscript"/>
        </w:rPr>
        <w:t>238</w:t>
      </w:r>
      <w:r w:rsidRPr="00B8779B">
        <w:t>U(n,n’)</w:t>
      </w:r>
      <w:r w:rsidRPr="00B8779B">
        <w:rPr>
          <w:vertAlign w:val="superscript"/>
        </w:rPr>
        <w:t xml:space="preserve"> </w:t>
      </w:r>
      <w:r w:rsidRPr="00B8779B">
        <w:t>cross sections as a function of both outgoing neutron angle and energy have also been called for in the NEA High Priority Reactions List (</w:t>
      </w:r>
      <w:hyperlink r:id="rId14" w:history="1">
        <w:r w:rsidRPr="00B8779B">
          <w:rPr>
            <w:rStyle w:val="Hyperlink"/>
          </w:rPr>
          <w:t>http://www.oecd-nea.org/dbdata/hprl/hprlview.pl?ID=435)</w:t>
        </w:r>
      </w:hyperlink>
      <w:r w:rsidRPr="00B8779B">
        <w:t xml:space="preserve">.  </w:t>
      </w:r>
    </w:p>
    <w:p w14:paraId="4D242A6D" w14:textId="77777777" w:rsidR="00B8779B" w:rsidRPr="00B8779B" w:rsidRDefault="00B8779B" w:rsidP="00B8779B"/>
    <w:p w14:paraId="672C43EC" w14:textId="54FE7E13" w:rsidR="00B8779B" w:rsidRDefault="00B8779B" w:rsidP="00B8779B">
      <w:r w:rsidRPr="00B8779B">
        <w:t xml:space="preserve">The ideal way to improve (n,n’) data on the </w:t>
      </w:r>
      <w:r w:rsidRPr="00B8779B">
        <w:rPr>
          <w:vertAlign w:val="superscript"/>
        </w:rPr>
        <w:t>235,238</w:t>
      </w:r>
      <w:r w:rsidRPr="00B8779B">
        <w:t xml:space="preserve">U and </w:t>
      </w:r>
      <w:r w:rsidRPr="00B8779B">
        <w:rPr>
          <w:vertAlign w:val="superscript"/>
        </w:rPr>
        <w:t>239</w:t>
      </w:r>
      <w:r w:rsidRPr="00B8779B">
        <w:t>Pu would be to perform measurements of the scattered neutron in coincidence with the gamma-ray emitted by the excited nucleus.  Unfortunately, neutron beams usually have quite low intensity, with a fluence in the fast (1-10 MeV) region between 10</w:t>
      </w:r>
      <w:r w:rsidRPr="00B8779B">
        <w:rPr>
          <w:vertAlign w:val="superscript"/>
        </w:rPr>
        <w:t xml:space="preserve">3 </w:t>
      </w:r>
      <w:r w:rsidRPr="00B8779B">
        <w:t>and 10</w:t>
      </w:r>
      <w:r w:rsidRPr="00B8779B">
        <w:rPr>
          <w:vertAlign w:val="superscript"/>
        </w:rPr>
        <w:t xml:space="preserve">7 </w:t>
      </w:r>
      <w:r w:rsidRPr="00B8779B">
        <w:t>n/s/cm</w:t>
      </w:r>
      <w:r w:rsidRPr="00B8779B">
        <w:rPr>
          <w:vertAlign w:val="superscript"/>
        </w:rPr>
        <w:t xml:space="preserve">2 </w:t>
      </w:r>
      <w:r w:rsidRPr="00B8779B">
        <w:t xml:space="preserve">at the target location.  Furthermore, many spallation neutron sources have a significant high energy spectral component that can cause inter-element scattering in a neutron scintillator array rendering precise determination of the scattered neutron energy hard-to-impossible to perform. However, intense limited-energy neutron sources based on thick-target deuteron breakup [Har18] and forward-fitting techniques developed for use at spallation neutron sources [Kee18] off an opportunity to perform neutron-gamma coincident measurements in the fast fission energy spectrum.  These techniques could provide valuable data to improve nuclear data evaluations of inelastic scattering, even on targets where fission is an open channel.  </w:t>
      </w:r>
    </w:p>
    <w:p w14:paraId="7527EC89" w14:textId="77777777" w:rsidR="00FD7FA8" w:rsidRDefault="00FD7FA8" w:rsidP="00FD7FA8">
      <w:pPr>
        <w:rPr>
          <w:rFonts w:cs="Times New Roman"/>
        </w:rPr>
      </w:pPr>
    </w:p>
    <w:p w14:paraId="17AA325E" w14:textId="2FBF8160" w:rsidR="00FD7FA8" w:rsidRDefault="00FD7FA8" w:rsidP="007C067C">
      <w:pPr>
        <w:pStyle w:val="Heading2"/>
      </w:pPr>
      <w:bookmarkStart w:id="114" w:name="_Toc530928031"/>
      <w:r>
        <w:t xml:space="preserve">Improved </w:t>
      </w:r>
      <w:r w:rsidR="007C067C">
        <w:t>treatment of</w:t>
      </w:r>
      <w:r>
        <w:t xml:space="preserve"> continuum nuclear data </w:t>
      </w:r>
      <w:r w:rsidR="007C067C">
        <w:t>properties</w:t>
      </w:r>
      <w:bookmarkEnd w:id="114"/>
    </w:p>
    <w:p w14:paraId="5ACF8A23" w14:textId="77777777" w:rsidR="007C067C" w:rsidRDefault="007C067C" w:rsidP="007C067C"/>
    <w:p w14:paraId="0B114B61" w14:textId="77777777" w:rsidR="002811BF" w:rsidRDefault="00603612" w:rsidP="0024278D">
      <w:pPr>
        <w:rPr>
          <w:rFonts w:cs="Times New Roman"/>
        </w:rPr>
      </w:pPr>
      <w:r>
        <w:rPr>
          <w:rFonts w:cs="Times New Roman"/>
        </w:rPr>
        <w:t>Information regarding the</w:t>
      </w:r>
      <w:r w:rsidR="00F15D5D">
        <w:rPr>
          <w:rFonts w:cs="Times New Roman"/>
        </w:rPr>
        <w:t xml:space="preserve"> </w:t>
      </w:r>
      <w:r w:rsidR="00903B9E" w:rsidRPr="00903B9E">
        <w:rPr>
          <w:rFonts w:cs="Times New Roman"/>
        </w:rPr>
        <w:t xml:space="preserve">structure of </w:t>
      </w:r>
      <w:r w:rsidR="00903B9E">
        <w:rPr>
          <w:rFonts w:cs="Times New Roman"/>
        </w:rPr>
        <w:t>states in the</w:t>
      </w:r>
      <w:r w:rsidR="00903B9E" w:rsidRPr="00903B9E">
        <w:rPr>
          <w:rFonts w:cs="Times New Roman"/>
        </w:rPr>
        <w:t xml:space="preserve"> unresolved </w:t>
      </w:r>
      <w:r>
        <w:rPr>
          <w:rFonts w:cs="Times New Roman"/>
        </w:rPr>
        <w:t>continuum region</w:t>
      </w:r>
      <w:r w:rsidR="00903B9E" w:rsidRPr="00903B9E">
        <w:rPr>
          <w:rFonts w:cs="Times New Roman"/>
        </w:rPr>
        <w:t xml:space="preserve"> above the</w:t>
      </w:r>
      <w:r>
        <w:rPr>
          <w:rFonts w:cs="Times New Roman"/>
        </w:rPr>
        <w:t xml:space="preserve"> particle separation</w:t>
      </w:r>
      <w:r w:rsidR="00903B9E" w:rsidRPr="00903B9E">
        <w:rPr>
          <w:rFonts w:cs="Times New Roman"/>
        </w:rPr>
        <w:t xml:space="preserve"> energy </w:t>
      </w:r>
      <w:r w:rsidR="00903B9E">
        <w:rPr>
          <w:rFonts w:cs="Times New Roman"/>
        </w:rPr>
        <w:t xml:space="preserve">is </w:t>
      </w:r>
      <w:r w:rsidR="00F15D5D">
        <w:rPr>
          <w:rFonts w:cs="Times New Roman"/>
        </w:rPr>
        <w:t xml:space="preserve">of central importance to accurately modeling the competition </w:t>
      </w:r>
      <w:r w:rsidR="00F15D5D">
        <w:rPr>
          <w:rFonts w:cs="Times New Roman"/>
        </w:rPr>
        <w:lastRenderedPageBreak/>
        <w:t>between particle and gamma-ray emission</w:t>
      </w:r>
      <w:r w:rsidR="00903B9E" w:rsidRPr="00903B9E">
        <w:rPr>
          <w:rFonts w:cs="Times New Roman"/>
        </w:rPr>
        <w:t xml:space="preserve">.  </w:t>
      </w:r>
      <w:r w:rsidRPr="00FF0DB1">
        <w:rPr>
          <w:rFonts w:cs="Times New Roman"/>
        </w:rPr>
        <w:t xml:space="preserve">One of the most important </w:t>
      </w:r>
      <w:r w:rsidR="0024278D">
        <w:rPr>
          <w:rFonts w:cs="Times New Roman"/>
        </w:rPr>
        <w:t>of continuum properties</w:t>
      </w:r>
      <w:r w:rsidRPr="00FF0DB1">
        <w:rPr>
          <w:rFonts w:cs="Times New Roman"/>
        </w:rPr>
        <w:t xml:space="preserve"> is the nuclear level density (NLD) as a function of energy, spin and parity since the relative production of different exit channels.  The radiative strength function (RSF), which describes the ability of excited nuclear matter to absorb or emit photons, also plays a major role in determining the competition between neutron capture and emission for compound nuclei near the neutron separation energy (typically 4-8 MeV).  </w:t>
      </w:r>
    </w:p>
    <w:p w14:paraId="63AFC169" w14:textId="77777777" w:rsidR="002811BF" w:rsidRDefault="002811BF" w:rsidP="002811BF">
      <w:pPr>
        <w:rPr>
          <w:rFonts w:cs="Times New Roman"/>
        </w:rPr>
      </w:pPr>
    </w:p>
    <w:p w14:paraId="1C0B63AF" w14:textId="174679EA" w:rsidR="00903B9E" w:rsidRPr="00903B9E" w:rsidRDefault="00F15D5D" w:rsidP="00903B9E">
      <w:pPr>
        <w:rPr>
          <w:rFonts w:cs="Times New Roman"/>
        </w:rPr>
      </w:pPr>
      <w:r w:rsidRPr="00903B9E">
        <w:rPr>
          <w:rFonts w:cs="Times New Roman"/>
        </w:rPr>
        <w:t>A number of recent studies has shown the importance of the RSF to modeling (n,</w:t>
      </w:r>
      <w:r w:rsidRPr="00F15D5D">
        <w:rPr>
          <w:rFonts w:ascii="Symbol" w:hAnsi="Symbol" w:cs="Times New Roman"/>
        </w:rPr>
        <w:t></w:t>
      </w:r>
      <w:r>
        <w:rPr>
          <w:rFonts w:cs="Times New Roman"/>
        </w:rPr>
        <w:t>)</w:t>
      </w:r>
      <w:r w:rsidRPr="00903B9E">
        <w:rPr>
          <w:rFonts w:cs="Times New Roman"/>
        </w:rPr>
        <w:t xml:space="preserve"> reactions for neutrons with energies between 1 and 100 keV</w:t>
      </w:r>
      <w:r>
        <w:rPr>
          <w:rFonts w:cs="Times New Roman"/>
        </w:rPr>
        <w:t>, which corresponds to not only the temperature at which rapid neutron capture nucleosynthesis occurs in stars</w:t>
      </w:r>
      <w:r w:rsidR="00F56FBC">
        <w:rPr>
          <w:rFonts w:cs="Times New Roman"/>
        </w:rPr>
        <w:t xml:space="preserve"> [Lar10, Lar15</w:t>
      </w:r>
      <w:r w:rsidRPr="00903B9E">
        <w:rPr>
          <w:rFonts w:cs="Times New Roman"/>
        </w:rPr>
        <w:t>]</w:t>
      </w:r>
      <w:r>
        <w:rPr>
          <w:rFonts w:cs="Times New Roman"/>
        </w:rPr>
        <w:t xml:space="preserve">, but also to the majority of neutrons in </w:t>
      </w:r>
      <w:r w:rsidR="004C6B4D">
        <w:rPr>
          <w:rFonts w:cs="Times New Roman"/>
        </w:rPr>
        <w:t>a number of molten salt reactor designs</w:t>
      </w:r>
      <w:r w:rsidRPr="00903B9E">
        <w:rPr>
          <w:rFonts w:cs="Times New Roman"/>
        </w:rPr>
        <w:t xml:space="preserve">.  </w:t>
      </w:r>
      <w:r>
        <w:rPr>
          <w:rFonts w:cs="Times New Roman"/>
        </w:rPr>
        <w:t xml:space="preserve"> Furthermore, recent work led by the group at the </w:t>
      </w:r>
      <w:r w:rsidR="004C6B4D">
        <w:rPr>
          <w:rFonts w:cs="Times New Roman"/>
        </w:rPr>
        <w:t>University of Oslo has shown</w:t>
      </w:r>
      <w:r>
        <w:rPr>
          <w:rFonts w:cs="Times New Roman"/>
        </w:rPr>
        <w:t xml:space="preserve"> that there is </w:t>
      </w:r>
      <w:r w:rsidRPr="00903B9E">
        <w:rPr>
          <w:rFonts w:cs="Times New Roman"/>
        </w:rPr>
        <w:t xml:space="preserve">a surprisingly large amount of M1 radiative strength </w:t>
      </w:r>
      <w:r w:rsidR="004C6B4D" w:rsidRPr="00903B9E">
        <w:rPr>
          <w:rFonts w:cs="Times New Roman"/>
        </w:rPr>
        <w:t xml:space="preserve">believed to be a type of “scissors” collective mode </w:t>
      </w:r>
      <w:r w:rsidRPr="00903B9E">
        <w:rPr>
          <w:rFonts w:cs="Times New Roman"/>
        </w:rPr>
        <w:t xml:space="preserve">throughout the </w:t>
      </w:r>
      <w:r w:rsidR="004C6B4D">
        <w:rPr>
          <w:rFonts w:cs="Times New Roman"/>
        </w:rPr>
        <w:t>Actinide mass region near the valley of stability</w:t>
      </w:r>
      <w:r w:rsidR="004C6B4D" w:rsidRPr="00903B9E">
        <w:rPr>
          <w:rFonts w:cs="Times New Roman"/>
        </w:rPr>
        <w:t xml:space="preserve"> including </w:t>
      </w:r>
      <w:r w:rsidR="004C6B4D" w:rsidRPr="00903B9E">
        <w:rPr>
          <w:rFonts w:cs="Times New Roman"/>
          <w:vertAlign w:val="superscript"/>
        </w:rPr>
        <w:t>238</w:t>
      </w:r>
      <w:r w:rsidR="004C6B4D" w:rsidRPr="00903B9E">
        <w:rPr>
          <w:rFonts w:cs="Times New Roman"/>
        </w:rPr>
        <w:t xml:space="preserve">U, </w:t>
      </w:r>
      <w:r w:rsidR="004C6B4D" w:rsidRPr="00903B9E">
        <w:rPr>
          <w:rFonts w:cs="Times New Roman"/>
          <w:vertAlign w:val="superscript"/>
        </w:rPr>
        <w:t>239,240,242</w:t>
      </w:r>
      <w:r w:rsidR="004C6B4D" w:rsidRPr="00903B9E">
        <w:rPr>
          <w:rFonts w:cs="Times New Roman"/>
        </w:rPr>
        <w:t xml:space="preserve">Pu and </w:t>
      </w:r>
      <w:r w:rsidR="004C6B4D" w:rsidRPr="00903B9E">
        <w:rPr>
          <w:rFonts w:cs="Times New Roman"/>
          <w:vertAlign w:val="superscript"/>
        </w:rPr>
        <w:t>232</w:t>
      </w:r>
      <w:r w:rsidR="00F56FBC">
        <w:rPr>
          <w:rFonts w:cs="Times New Roman"/>
        </w:rPr>
        <w:t>Th [Lap16, Gut13, Gut13a, Gut14, Gut15</w:t>
      </w:r>
      <w:r w:rsidR="004C6B4D" w:rsidRPr="00903B9E">
        <w:rPr>
          <w:rFonts w:cs="Times New Roman"/>
        </w:rPr>
        <w:t xml:space="preserve">] </w:t>
      </w:r>
    </w:p>
    <w:p w14:paraId="7BFBEDA3" w14:textId="77777777" w:rsidR="00903B9E" w:rsidRPr="00903B9E" w:rsidRDefault="00903B9E" w:rsidP="00903B9E">
      <w:pPr>
        <w:rPr>
          <w:rFonts w:cs="Times New Roman"/>
        </w:rPr>
      </w:pPr>
    </w:p>
    <w:p w14:paraId="0AD887D8" w14:textId="6DB19144" w:rsidR="00903B9E" w:rsidRPr="00903B9E" w:rsidRDefault="002811BF" w:rsidP="00903B9E">
      <w:pPr>
        <w:rPr>
          <w:rFonts w:cs="Times New Roman"/>
        </w:rPr>
      </w:pPr>
      <w:r>
        <w:rPr>
          <w:rFonts w:cs="Times New Roman"/>
        </w:rPr>
        <w:t>These</w:t>
      </w:r>
      <w:r w:rsidR="00903B9E" w:rsidRPr="00903B9E">
        <w:rPr>
          <w:rFonts w:cs="Times New Roman"/>
        </w:rPr>
        <w:t xml:space="preserve"> Actinide studies </w:t>
      </w:r>
      <w:r>
        <w:rPr>
          <w:rFonts w:cs="Times New Roman"/>
        </w:rPr>
        <w:t>show</w:t>
      </w:r>
      <w:r w:rsidR="00903B9E" w:rsidRPr="00903B9E">
        <w:rPr>
          <w:rFonts w:cs="Times New Roman"/>
        </w:rPr>
        <w:t xml:space="preserve"> that the NLD appears to follow a constant temperature (CT) form:</w:t>
      </w:r>
    </w:p>
    <w:p w14:paraId="1F4F2F2C" w14:textId="77777777" w:rsidR="008E7893" w:rsidRDefault="008E7893" w:rsidP="00903B9E">
      <w:pPr>
        <w:rPr>
          <w:rFonts w:cs="Times New Roman"/>
        </w:rPr>
      </w:pPr>
    </w:p>
    <w:p w14:paraId="4527B18D" w14:textId="7282CF14" w:rsidR="00903B9E" w:rsidRPr="00903B9E" w:rsidRDefault="00903B9E" w:rsidP="008E7893">
      <w:pPr>
        <w:jc w:val="center"/>
        <w:rPr>
          <w:rFonts w:cs="Times New Roman"/>
        </w:rPr>
      </w:pPr>
      <m:oMath>
        <m:r>
          <w:rPr>
            <w:rFonts w:ascii="Cambria Math" w:hAnsi="Cambria Math" w:cs="Times New Roman"/>
          </w:rPr>
          <m:t>ρ</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m:t>
            </m:r>
          </m:den>
        </m:f>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0</m:t>
                        </m:r>
                      </m:sub>
                    </m:sSub>
                  </m:num>
                  <m:den>
                    <m:r>
                      <w:rPr>
                        <w:rFonts w:ascii="Cambria Math" w:hAnsi="Cambria Math" w:cs="Times New Roman"/>
                      </w:rPr>
                      <m:t>T</m:t>
                    </m:r>
                  </m:den>
                </m:f>
              </m:e>
            </m:d>
          </m:sup>
        </m:sSup>
      </m:oMath>
      <w:r w:rsidRPr="00903B9E">
        <w:rPr>
          <w:rFonts w:cs="Times New Roman"/>
        </w:rPr>
        <w:tab/>
      </w:r>
      <w:r w:rsidRPr="00903B9E">
        <w:rPr>
          <w:rFonts w:cs="Times New Roman"/>
        </w:rPr>
        <w:tab/>
        <w:t>(1)</w:t>
      </w:r>
    </w:p>
    <w:p w14:paraId="1ED33B54" w14:textId="77777777" w:rsidR="00903B9E" w:rsidRPr="00903B9E" w:rsidRDefault="00903B9E" w:rsidP="00903B9E">
      <w:pPr>
        <w:rPr>
          <w:rFonts w:cs="Times New Roman"/>
        </w:rPr>
      </w:pPr>
    </w:p>
    <w:p w14:paraId="2897B579" w14:textId="77777777" w:rsidR="00903B9E" w:rsidRPr="00903B9E" w:rsidRDefault="00903B9E" w:rsidP="00903B9E">
      <w:pPr>
        <w:rPr>
          <w:rFonts w:cs="Times New Roman"/>
        </w:rPr>
      </w:pPr>
      <w:r w:rsidRPr="00903B9E">
        <w:rPr>
          <w:rFonts w:cs="Times New Roman"/>
        </w:rPr>
        <w:t xml:space="preserve">where </w:t>
      </w:r>
      <w:r w:rsidRPr="00903B9E">
        <w:rPr>
          <w:rFonts w:cs="Times New Roman"/>
          <w:i/>
        </w:rPr>
        <w:t>E</w:t>
      </w:r>
      <w:r w:rsidRPr="00903B9E">
        <w:rPr>
          <w:rFonts w:cs="Times New Roman"/>
          <w:i/>
        </w:rPr>
        <w:softHyphen/>
      </w:r>
      <w:r w:rsidRPr="00903B9E">
        <w:rPr>
          <w:rFonts w:cs="Times New Roman"/>
          <w:i/>
          <w:vertAlign w:val="subscript"/>
        </w:rPr>
        <w:t>x</w:t>
      </w:r>
      <w:r w:rsidRPr="00903B9E">
        <w:rPr>
          <w:rFonts w:cs="Times New Roman"/>
          <w:i/>
        </w:rPr>
        <w:t xml:space="preserve"> </w:t>
      </w:r>
      <w:r w:rsidRPr="00903B9E">
        <w:rPr>
          <w:rFonts w:cs="Times New Roman"/>
        </w:rPr>
        <w:t xml:space="preserve">is the excitation energy, and </w:t>
      </w:r>
      <w:r w:rsidRPr="00903B9E">
        <w:rPr>
          <w:rFonts w:cs="Times New Roman"/>
          <w:i/>
        </w:rPr>
        <w:t>T</w:t>
      </w:r>
      <w:r w:rsidRPr="00903B9E">
        <w:rPr>
          <w:rFonts w:cs="Times New Roman"/>
        </w:rPr>
        <w:t xml:space="preserve"> and </w:t>
      </w:r>
      <w:r w:rsidRPr="00903B9E">
        <w:rPr>
          <w:rFonts w:cs="Times New Roman"/>
          <w:i/>
        </w:rPr>
        <w:t>E</w:t>
      </w:r>
      <w:r w:rsidRPr="00903B9E">
        <w:rPr>
          <w:rFonts w:cs="Times New Roman"/>
          <w:i/>
          <w:vertAlign w:val="subscript"/>
        </w:rPr>
        <w:t>0</w:t>
      </w:r>
      <w:r w:rsidRPr="00903B9E">
        <w:rPr>
          <w:rFonts w:cs="Times New Roman"/>
          <w:i/>
        </w:rPr>
        <w:t xml:space="preserve"> </w:t>
      </w:r>
      <w:r w:rsidRPr="00903B9E">
        <w:rPr>
          <w:rFonts w:cs="Times New Roman"/>
        </w:rPr>
        <w:t>are adjusted to reproduce the behavior of the low-lying discrete states.  The level density is also modeled as having a roughly Gaussian dependence on angular momentum:</w:t>
      </w:r>
    </w:p>
    <w:p w14:paraId="5F19A006" w14:textId="756DB619" w:rsidR="00903B9E" w:rsidRPr="00903B9E" w:rsidRDefault="00903B9E" w:rsidP="008E7893">
      <w:pPr>
        <w:jc w:val="center"/>
        <w:rPr>
          <w:rFonts w:cs="Times New Roman"/>
        </w:rPr>
      </w:pPr>
      <m:oMath>
        <m:r>
          <w:rPr>
            <w:rFonts w:ascii="Cambria Math" w:hAnsi="Cambria Math" w:cs="Times New Roman"/>
          </w:rPr>
          <m:t>ρ</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
          <m:fPr>
            <m:ctrlPr>
              <w:rPr>
                <w:rFonts w:ascii="Cambria Math" w:hAnsi="Cambria Math" w:cs="Times New Roman"/>
                <w:i/>
              </w:rPr>
            </m:ctrlPr>
          </m:fPr>
          <m:num>
            <m:r>
              <w:rPr>
                <w:rFonts w:ascii="Cambria Math" w:hAnsi="Cambria Math" w:cs="Times New Roman"/>
              </w:rPr>
              <m:t>2J+1</m:t>
            </m:r>
          </m:num>
          <m:den>
            <m:r>
              <w:rPr>
                <w:rFonts w:ascii="Cambria Math" w:hAnsi="Cambria Math" w:cs="Times New Roman"/>
              </w:rPr>
              <m:t>2</m:t>
            </m:r>
            <m:rad>
              <m:radPr>
                <m:degHide m:val="1"/>
                <m:ctrlPr>
                  <w:rPr>
                    <w:rFonts w:ascii="Cambria Math" w:hAnsi="Cambria Math" w:cs="Times New Roman"/>
                    <w:i/>
                  </w:rPr>
                </m:ctrlPr>
              </m:radPr>
              <m:deg/>
              <m:e>
                <m:r>
                  <w:rPr>
                    <w:rFonts w:ascii="Cambria Math" w:hAnsi="Cambria Math" w:cs="Times New Roman"/>
                  </w:rPr>
                  <m:t>2π</m:t>
                </m:r>
              </m:e>
            </m:rad>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3</m:t>
                </m:r>
              </m:sup>
            </m:sSup>
          </m:den>
        </m:f>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J+</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d>
                      </m:e>
                      <m:sup>
                        <m:r>
                          <w:rPr>
                            <w:rFonts w:ascii="Cambria Math" w:hAnsi="Cambria Math" w:cs="Times New Roman"/>
                          </w:rPr>
                          <m:t>2</m:t>
                        </m:r>
                      </m:sup>
                    </m:sSup>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en>
                </m:f>
              </m:e>
            </m:d>
          </m:sup>
        </m:sSup>
      </m:oMath>
      <w:r w:rsidRPr="00903B9E">
        <w:rPr>
          <w:rFonts w:cs="Times New Roman"/>
        </w:rPr>
        <w:tab/>
      </w:r>
      <w:r w:rsidRPr="00903B9E">
        <w:rPr>
          <w:rFonts w:cs="Times New Roman"/>
        </w:rPr>
        <w:tab/>
        <w:t>(2)</w:t>
      </w:r>
    </w:p>
    <w:p w14:paraId="751CE170" w14:textId="77777777" w:rsidR="00903B9E" w:rsidRPr="00903B9E" w:rsidRDefault="00903B9E" w:rsidP="00903B9E">
      <w:pPr>
        <w:rPr>
          <w:rFonts w:cs="Times New Roman"/>
        </w:rPr>
      </w:pPr>
    </w:p>
    <w:p w14:paraId="70018F07" w14:textId="09B5BA68" w:rsidR="00903B9E" w:rsidRPr="00903B9E" w:rsidRDefault="00903B9E" w:rsidP="00903B9E">
      <w:pPr>
        <w:rPr>
          <w:rFonts w:cs="Times New Roman"/>
        </w:rPr>
      </w:pPr>
      <w:r w:rsidRPr="00903B9E">
        <w:rPr>
          <w:rFonts w:cs="Times New Roman"/>
        </w:rPr>
        <w:t xml:space="preserve">with an energy-dependent width </w:t>
      </w:r>
      <w:r w:rsidR="00564A19">
        <w:rPr>
          <w:rFonts w:cs="Times New Roman"/>
        </w:rPr>
        <w:t xml:space="preserve">spin cut-off </w:t>
      </w:r>
      <w:r w:rsidRPr="00903B9E">
        <w:rPr>
          <w:rFonts w:cs="Times New Roman"/>
        </w:rPr>
        <w:t>parameter</w:t>
      </w:r>
      <w:r w:rsidR="004C6B4D">
        <w:rPr>
          <w:rFonts w:cs="Times New Roman"/>
        </w:rPr>
        <w:t xml:space="preserve"> (</w:t>
      </w:r>
      <w:r w:rsidR="004C6B4D" w:rsidRPr="004C6B4D">
        <w:rPr>
          <w:rFonts w:ascii="Symbol" w:hAnsi="Symbol" w:cs="Times New Roman"/>
          <w:i/>
        </w:rPr>
        <w:t></w:t>
      </w:r>
      <w:r w:rsidR="004C6B4D">
        <w:rPr>
          <w:rFonts w:cs="Times New Roman"/>
        </w:rPr>
        <w:t xml:space="preserve">) </w:t>
      </w:r>
      <w:r w:rsidRPr="00903B9E">
        <w:rPr>
          <w:rFonts w:cs="Times New Roman"/>
        </w:rPr>
        <w:t xml:space="preserve">of the form: </w:t>
      </w:r>
    </w:p>
    <w:p w14:paraId="06D8FDCD" w14:textId="77777777" w:rsidR="00903B9E" w:rsidRPr="00903B9E" w:rsidRDefault="00903B9E" w:rsidP="00903B9E">
      <w:pPr>
        <w:rPr>
          <w:rFonts w:cs="Times New Roman"/>
        </w:rPr>
      </w:pPr>
    </w:p>
    <w:p w14:paraId="4D8D577F" w14:textId="4245B212" w:rsidR="00903B9E" w:rsidRPr="00903B9E" w:rsidRDefault="00903B9E" w:rsidP="008E7893">
      <w:pPr>
        <w:jc w:val="center"/>
        <w:rPr>
          <w:rFonts w:cs="Times New Roman"/>
        </w:rPr>
      </w:pPr>
      <m:oMath>
        <m:r>
          <w:rPr>
            <w:rFonts w:ascii="Cambria Math" w:hAnsi="Cambria Math" w:cs="Times New Roman"/>
          </w:rPr>
          <m:t>σ</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x</m:t>
                </m:r>
              </m:sub>
            </m:sSub>
          </m:e>
        </m:d>
        <m:r>
          <w:rPr>
            <w:rFonts w:ascii="Cambria Math" w:hAnsi="Cambria Math" w:cs="Times New Roman"/>
          </w:rPr>
          <m:t xml:space="preserve">=0.01389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5/3</m:t>
                </m:r>
              </m:sup>
            </m:sSup>
          </m:num>
          <m:den>
            <m:acc>
              <m:accPr>
                <m:chr m:val="̅"/>
                <m:ctrlPr>
                  <w:rPr>
                    <w:rFonts w:ascii="Cambria Math" w:hAnsi="Cambria Math" w:cs="Times New Roman"/>
                    <w:i/>
                  </w:rPr>
                </m:ctrlPr>
              </m:accPr>
              <m:e>
                <m:r>
                  <w:rPr>
                    <w:rFonts w:ascii="Cambria Math" w:hAnsi="Cambria Math" w:cs="Times New Roman"/>
                  </w:rPr>
                  <m:t>a</m:t>
                </m:r>
              </m:e>
            </m:acc>
          </m:den>
        </m:f>
        <m:rad>
          <m:radPr>
            <m:degHide m:val="1"/>
            <m:ctrlPr>
              <w:rPr>
                <w:rFonts w:ascii="Cambria Math" w:hAnsi="Cambria Math" w:cs="Times New Roman"/>
                <w:i/>
              </w:rPr>
            </m:ctrlPr>
          </m:radPr>
          <m:deg/>
          <m:e>
            <m:r>
              <w:rPr>
                <w:rFonts w:ascii="Cambria Math" w:hAnsi="Cambria Math" w:cs="Times New Roman"/>
              </w:rPr>
              <m:t>aU</m:t>
            </m:r>
          </m:e>
        </m:rad>
      </m:oMath>
      <w:r w:rsidRPr="00903B9E">
        <w:rPr>
          <w:rFonts w:cs="Times New Roman"/>
        </w:rPr>
        <w:tab/>
      </w:r>
      <w:r w:rsidRPr="00903B9E">
        <w:rPr>
          <w:rFonts w:cs="Times New Roman"/>
        </w:rPr>
        <w:tab/>
        <w:t>(3)</w:t>
      </w:r>
    </w:p>
    <w:p w14:paraId="42627B8D" w14:textId="77777777" w:rsidR="00903B9E" w:rsidRPr="00903B9E" w:rsidRDefault="00903B9E" w:rsidP="00903B9E">
      <w:pPr>
        <w:rPr>
          <w:rFonts w:cs="Times New Roman"/>
        </w:rPr>
      </w:pPr>
    </w:p>
    <w:p w14:paraId="572AB6F3" w14:textId="20804F87" w:rsidR="00903B9E" w:rsidRPr="00903B9E" w:rsidRDefault="00903B9E" w:rsidP="00903B9E">
      <w:pPr>
        <w:rPr>
          <w:rFonts w:cs="Times New Roman"/>
        </w:rPr>
      </w:pPr>
      <w:r w:rsidRPr="00903B9E">
        <w:rPr>
          <w:rFonts w:cs="Times New Roman"/>
        </w:rPr>
        <w:t xml:space="preserve">where </w:t>
      </w:r>
      <w:r w:rsidRPr="00903B9E">
        <w:rPr>
          <w:rFonts w:cs="Times New Roman"/>
          <w:i/>
        </w:rPr>
        <w:t xml:space="preserve">U </w:t>
      </w:r>
      <w:r w:rsidRPr="00903B9E">
        <w:rPr>
          <w:rFonts w:cs="Times New Roman"/>
        </w:rPr>
        <w:t xml:space="preserve">is roughly the </w:t>
      </w:r>
      <w:r w:rsidRPr="00903B9E">
        <w:rPr>
          <w:rFonts w:cs="Times New Roman"/>
          <w:i/>
        </w:rPr>
        <w:t>E</w:t>
      </w:r>
      <w:r w:rsidRPr="00903B9E">
        <w:rPr>
          <w:rFonts w:cs="Times New Roman"/>
          <w:i/>
          <w:vertAlign w:val="subscript"/>
        </w:rPr>
        <w:t>x</w:t>
      </w:r>
      <w:r w:rsidRPr="00903B9E">
        <w:rPr>
          <w:rFonts w:cs="Times New Roman"/>
        </w:rPr>
        <w:t xml:space="preserve"> minus the pairing gap </w:t>
      </w:r>
      <w:r w:rsidR="004C6B4D" w:rsidRPr="005156A7">
        <w:rPr>
          <w:rFonts w:ascii="Symbol" w:hAnsi="Symbol"/>
          <w:i/>
          <w:sz w:val="22"/>
        </w:rPr>
        <w:t></w:t>
      </w:r>
      <w:r w:rsidR="004C6B4D" w:rsidRPr="005156A7">
        <w:rPr>
          <w:sz w:val="22"/>
        </w:rPr>
        <w:t xml:space="preserve">, </w:t>
      </w:r>
      <w:r w:rsidR="004C6B4D" w:rsidRPr="005156A7">
        <w:rPr>
          <w:i/>
          <w:sz w:val="22"/>
        </w:rPr>
        <w:t>a</w:t>
      </w:r>
      <w:r w:rsidR="004C6B4D" w:rsidRPr="00903B9E">
        <w:rPr>
          <w:rFonts w:cs="Times New Roman"/>
        </w:rPr>
        <w:t xml:space="preserve"> </w:t>
      </w:r>
      <w:r w:rsidRPr="00903B9E">
        <w:rPr>
          <w:rFonts w:cs="Times New Roman"/>
        </w:rPr>
        <w:t xml:space="preserve">is the level density parameter, </w:t>
      </w:r>
      <w:r w:rsidRPr="00903B9E">
        <w:rPr>
          <w:rFonts w:cs="Times New Roman"/>
          <w:i/>
        </w:rPr>
        <w:t>A</w:t>
      </w:r>
      <w:r w:rsidRPr="00903B9E">
        <w:rPr>
          <w:rFonts w:cs="Times New Roman"/>
        </w:rPr>
        <w:t xml:space="preserve"> is the nuclear mass and</w:t>
      </w:r>
      <m:oMath>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a</m:t>
            </m:r>
          </m:e>
        </m:acc>
      </m:oMath>
      <w:r w:rsidRPr="00903B9E">
        <w:rPr>
          <w:rFonts w:cs="Times New Roman"/>
        </w:rPr>
        <w:t xml:space="preserve"> is the asymptotic level density value one would obtain in the absence of any shell effects.  </w:t>
      </w:r>
      <w:r w:rsidR="00564A19">
        <w:rPr>
          <w:rFonts w:cs="Times New Roman"/>
        </w:rPr>
        <w:t xml:space="preserve">This </w:t>
      </w:r>
    </w:p>
    <w:p w14:paraId="1CB9633E" w14:textId="77777777" w:rsidR="00903B9E" w:rsidRPr="00903B9E" w:rsidRDefault="00903B9E" w:rsidP="00903B9E">
      <w:pPr>
        <w:rPr>
          <w:rFonts w:cs="Times New Roman"/>
        </w:rPr>
      </w:pPr>
    </w:p>
    <w:p w14:paraId="0F2108A2" w14:textId="75395670" w:rsidR="00903B9E" w:rsidRPr="00903B9E" w:rsidRDefault="00903B9E" w:rsidP="00903B9E">
      <w:pPr>
        <w:rPr>
          <w:rFonts w:cs="Times New Roman"/>
        </w:rPr>
      </w:pPr>
      <w:r w:rsidRPr="00903B9E">
        <w:rPr>
          <w:rFonts w:cs="Times New Roman"/>
        </w:rPr>
        <w:t>There is a great deal uncertainty in the magnitude of the spin cut-off parameter</w:t>
      </w:r>
      <w:r w:rsidR="00564A19">
        <w:rPr>
          <w:rFonts w:cs="Times New Roman"/>
        </w:rPr>
        <w:t xml:space="preserve">.  </w:t>
      </w:r>
      <w:r w:rsidRPr="00903B9E">
        <w:rPr>
          <w:rFonts w:cs="Times New Roman"/>
        </w:rPr>
        <w:t xml:space="preserve">This is a significant issue since a good knowledge of the </w:t>
      </w:r>
      <w:r w:rsidRPr="00903B9E">
        <w:rPr>
          <w:rFonts w:cs="Times New Roman"/>
          <w:i/>
        </w:rPr>
        <w:t>J</w:t>
      </w:r>
      <w:r w:rsidRPr="00903B9E">
        <w:rPr>
          <w:rFonts w:cs="Times New Roman"/>
        </w:rPr>
        <w:t xml:space="preserve"> distribution is needed to accurately model the neutron vs. </w:t>
      </w:r>
      <w:r w:rsidR="004C6B4D" w:rsidRPr="004C6B4D">
        <w:rPr>
          <w:rFonts w:ascii="Symbol" w:hAnsi="Symbol" w:cs="Times New Roman"/>
        </w:rPr>
        <w:t></w:t>
      </w:r>
      <w:r w:rsidRPr="00903B9E">
        <w:rPr>
          <w:rFonts w:cs="Times New Roman"/>
        </w:rPr>
        <w:t>-ray emission probability in nuclear reactions.  This sensitivity was shown recently by Wiedeking</w:t>
      </w:r>
      <w:r w:rsidRPr="00903B9E">
        <w:rPr>
          <w:rFonts w:cs="Times New Roman"/>
          <w:i/>
        </w:rPr>
        <w:t xml:space="preserve"> et al.,</w:t>
      </w:r>
      <w:r w:rsidRPr="00903B9E">
        <w:rPr>
          <w:rFonts w:cs="Times New Roman"/>
        </w:rPr>
        <w:t xml:space="preserve"> [Wie16] who </w:t>
      </w:r>
      <w:r w:rsidR="00DD2985">
        <w:rPr>
          <w:rFonts w:cs="Times New Roman"/>
        </w:rPr>
        <w:t>showed</w:t>
      </w:r>
      <w:r w:rsidRPr="00903B9E">
        <w:rPr>
          <w:rFonts w:cs="Times New Roman"/>
        </w:rPr>
        <w:t xml:space="preserve"> that neutron emission from excited states in </w:t>
      </w:r>
      <w:r w:rsidRPr="00903B9E">
        <w:rPr>
          <w:rFonts w:cs="Times New Roman"/>
          <w:vertAlign w:val="superscript"/>
        </w:rPr>
        <w:t>95</w:t>
      </w:r>
      <w:r w:rsidRPr="00903B9E">
        <w:rPr>
          <w:rFonts w:cs="Times New Roman"/>
        </w:rPr>
        <w:t xml:space="preserve">Mo well-above the neutron separation energy populated via (d,p) was hindered for states with high </w:t>
      </w:r>
      <w:r w:rsidRPr="00903B9E">
        <w:rPr>
          <w:rFonts w:cs="Times New Roman"/>
        </w:rPr>
        <w:lastRenderedPageBreak/>
        <w:t xml:space="preserve">angular momentum.  Uncertainties in the spin cut-off parameter could potentially have a dramatic influence on neutron capture cross sections at </w:t>
      </w:r>
      <w:r w:rsidRPr="00903B9E">
        <w:rPr>
          <w:rFonts w:cs="Times New Roman"/>
          <w:i/>
        </w:rPr>
        <w:t>keV</w:t>
      </w:r>
      <w:r w:rsidRPr="00903B9E">
        <w:rPr>
          <w:rFonts w:cs="Times New Roman"/>
        </w:rPr>
        <w:t xml:space="preserve"> energies in weapons systems, astrophysical nucleosynthesis and fast reactor design. </w:t>
      </w:r>
    </w:p>
    <w:p w14:paraId="0154F0CB" w14:textId="4690B11D" w:rsidR="00903B9E" w:rsidRPr="00903B9E" w:rsidRDefault="006744E1" w:rsidP="00903B9E">
      <w:pPr>
        <w:rPr>
          <w:rFonts w:cs="Times New Roman"/>
        </w:rPr>
      </w:pPr>
      <w:r w:rsidRPr="00903B9E">
        <w:rPr>
          <w:rFonts w:cs="Times New Roman"/>
          <w:noProof/>
        </w:rPr>
        <mc:AlternateContent>
          <mc:Choice Requires="wpg">
            <w:drawing>
              <wp:anchor distT="0" distB="0" distL="114300" distR="114300" simplePos="0" relativeHeight="251663360" behindDoc="0" locked="0" layoutInCell="1" allowOverlap="1" wp14:anchorId="305419BA" wp14:editId="3EC49E2F">
                <wp:simplePos x="0" y="0"/>
                <wp:positionH relativeFrom="column">
                  <wp:posOffset>3034665</wp:posOffset>
                </wp:positionH>
                <wp:positionV relativeFrom="paragraph">
                  <wp:posOffset>1270</wp:posOffset>
                </wp:positionV>
                <wp:extent cx="2841625" cy="3886200"/>
                <wp:effectExtent l="0" t="0" r="0" b="0"/>
                <wp:wrapThrough wrapText="bothSides">
                  <wp:wrapPolygon edited="0">
                    <wp:start x="193" y="0"/>
                    <wp:lineTo x="193" y="21459"/>
                    <wp:lineTo x="21238" y="21459"/>
                    <wp:lineTo x="21238" y="0"/>
                    <wp:lineTo x="193" y="0"/>
                  </wp:wrapPolygon>
                </wp:wrapThrough>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41625" cy="3886200"/>
                          <a:chOff x="0" y="0"/>
                          <a:chExt cx="2572870" cy="3762622"/>
                        </a:xfrm>
                      </wpg:grpSpPr>
                      <wps:wsp>
                        <wps:cNvPr id="89" name="Text Box 89"/>
                        <wps:cNvSpPr txBox="1">
                          <a:spLocks/>
                        </wps:cNvSpPr>
                        <wps:spPr>
                          <a:xfrm>
                            <a:off x="0" y="0"/>
                            <a:ext cx="2572870" cy="3762622"/>
                          </a:xfrm>
                          <a:prstGeom prst="rect">
                            <a:avLst/>
                          </a:prstGeom>
                          <a:noFill/>
                          <a:ln>
                            <a:noFill/>
                          </a:ln>
                          <a:effectLst/>
                        </wps:spPr>
                        <wps:txbx>
                          <w:txbxContent>
                            <w:p w14:paraId="01598E6F" w14:textId="77777777" w:rsidR="001E5C8B" w:rsidRDefault="001E5C8B" w:rsidP="00903B9E">
                              <w:pPr>
                                <w:rPr>
                                  <w:sz w:val="20"/>
                                </w:rPr>
                              </w:pPr>
                            </w:p>
                            <w:p w14:paraId="63B9EF05" w14:textId="77777777" w:rsidR="001E5C8B" w:rsidRDefault="001E5C8B" w:rsidP="00903B9E">
                              <w:pPr>
                                <w:rPr>
                                  <w:sz w:val="20"/>
                                </w:rPr>
                              </w:pPr>
                              <w:r w:rsidRPr="00C27111">
                                <w:rPr>
                                  <w:noProof/>
                                </w:rPr>
                                <w:drawing>
                                  <wp:inline distT="0" distB="0" distL="0" distR="0" wp14:anchorId="5AABDE98" wp14:editId="0E87439D">
                                    <wp:extent cx="2247900" cy="1866900"/>
                                    <wp:effectExtent l="0" t="0" r="0" b="0"/>
                                    <wp:docPr id="24" name="Chart 9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01ED391" w14:textId="77777777" w:rsidR="001E5C8B" w:rsidRDefault="001E5C8B" w:rsidP="00903B9E">
                              <w:pPr>
                                <w:rPr>
                                  <w:rFonts w:cs="Times New Roman"/>
                                  <w:sz w:val="22"/>
                                </w:rPr>
                              </w:pPr>
                            </w:p>
                            <w:p w14:paraId="6F138395" w14:textId="10BDFCFC" w:rsidR="001E5C8B" w:rsidRPr="004C6B4D" w:rsidRDefault="001E5C8B" w:rsidP="00903B9E">
                              <w:pPr>
                                <w:rPr>
                                  <w:rFonts w:cs="Times New Roman"/>
                                  <w:sz w:val="22"/>
                                </w:rPr>
                              </w:pPr>
                              <w:r>
                                <w:rPr>
                                  <w:rFonts w:cs="Times New Roman"/>
                                  <w:sz w:val="22"/>
                                </w:rPr>
                                <w:t>Figure 5</w:t>
                              </w:r>
                              <w:r w:rsidRPr="004C6B4D">
                                <w:rPr>
                                  <w:rFonts w:cs="Times New Roman"/>
                                  <w:sz w:val="22"/>
                                </w:rPr>
                                <w:t xml:space="preserve">: Ratio of the </w:t>
                              </w:r>
                              <w:r w:rsidRPr="004C6B4D">
                                <w:rPr>
                                  <w:rFonts w:cs="Times New Roman"/>
                                  <w:sz w:val="22"/>
                                  <w:vertAlign w:val="superscript"/>
                                </w:rPr>
                                <w:t>238</w:t>
                              </w:r>
                              <w:r w:rsidRPr="004C6B4D">
                                <w:rPr>
                                  <w:rFonts w:cs="Times New Roman"/>
                                  <w:sz w:val="22"/>
                                </w:rPr>
                                <w:t xml:space="preserve">U(n,n’) cross section to the </w:t>
                              </w:r>
                              <m:oMath>
                                <m:sSubSup>
                                  <m:sSubSupPr>
                                    <m:ctrlPr>
                                      <w:rPr>
                                        <w:rFonts w:ascii="Cambria Math" w:hAnsi="Cambria Math" w:cs="Times New Roman"/>
                                        <w:i/>
                                        <w:sz w:val="22"/>
                                      </w:rPr>
                                    </m:ctrlPr>
                                  </m:sSubSupPr>
                                  <m:e>
                                    <m:r>
                                      <w:rPr>
                                        <w:rFonts w:ascii="Cambria Math" w:hAnsi="Cambria Math" w:cs="Times New Roman"/>
                                        <w:sz w:val="22"/>
                                      </w:rPr>
                                      <m:t>2</m:t>
                                    </m:r>
                                  </m:e>
                                  <m:sub>
                                    <m:r>
                                      <w:rPr>
                                        <w:rFonts w:ascii="Cambria Math" w:hAnsi="Cambria Math" w:cs="Times New Roman"/>
                                        <w:sz w:val="22"/>
                                      </w:rPr>
                                      <m:t>2</m:t>
                                    </m:r>
                                  </m:sub>
                                  <m:sup>
                                    <m:r>
                                      <w:rPr>
                                        <w:rFonts w:ascii="Cambria Math" w:hAnsi="Cambria Math" w:cs="Times New Roman"/>
                                        <w:sz w:val="22"/>
                                      </w:rPr>
                                      <m:t>+</m:t>
                                    </m:r>
                                  </m:sup>
                                </m:sSubSup>
                              </m:oMath>
                              <w:r w:rsidRPr="004C6B4D">
                                <w:rPr>
                                  <w:rFonts w:cs="Times New Roman"/>
                                  <w:sz w:val="22"/>
                                </w:rPr>
                                <w:t xml:space="preserve"> state calculated using TALYS for two different sets of input parameters as a function of incident neutron energy.  The solid line shows the ratio where spin cutoff has been scaled to ±25% of its default value.  The dashed line shows the case where the default value calculated using LD Model 1 (Gilbert and Cameron) is divided by the value obtained using the data from </w:t>
                              </w:r>
                              <w:r w:rsidRPr="004C6B4D">
                                <w:rPr>
                                  <w:rFonts w:cs="Times New Roman"/>
                                  <w:i/>
                                  <w:sz w:val="22"/>
                                </w:rPr>
                                <w:t>Guttormsen</w:t>
                              </w:r>
                              <w:r w:rsidRPr="004C6B4D">
                                <w:rPr>
                                  <w:rFonts w:cs="Times New Roman"/>
                                  <w:sz w:val="22"/>
                                </w:rPr>
                                <w:t xml:space="preserve"> [Gut13a].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90"/>
                        <wps:cNvSpPr txBox="1"/>
                        <wps:spPr>
                          <a:xfrm>
                            <a:off x="1485900" y="204107"/>
                            <a:ext cx="938882" cy="269500"/>
                          </a:xfrm>
                          <a:prstGeom prst="rect">
                            <a:avLst/>
                          </a:prstGeom>
                          <a:noFill/>
                          <a:ln>
                            <a:noFill/>
                          </a:ln>
                          <a:effectLst/>
                        </wps:spPr>
                        <wps:txbx>
                          <w:txbxContent>
                            <w:p w14:paraId="7639A211" w14:textId="77777777" w:rsidR="001E5C8B" w:rsidRPr="0008555A" w:rsidRDefault="001E5C8B" w:rsidP="00903B9E">
                              <w:pPr>
                                <w:rPr>
                                  <w:sz w:val="22"/>
                                </w:rPr>
                              </w:pPr>
                              <w:r w:rsidRPr="0008555A">
                                <w:rPr>
                                  <w:rFonts w:ascii="Symbol" w:hAnsi="Symbol"/>
                                  <w:sz w:val="22"/>
                                </w:rPr>
                                <w:t></w:t>
                              </w:r>
                              <w:r w:rsidRPr="0008555A">
                                <w:rPr>
                                  <w:sz w:val="22"/>
                                </w:rPr>
                                <w:t>=0.75/</w:t>
                              </w:r>
                              <w:r w:rsidRPr="0008555A">
                                <w:rPr>
                                  <w:rFonts w:ascii="Symbol" w:hAnsi="Symbol"/>
                                  <w:sz w:val="22"/>
                                </w:rPr>
                                <w:t></w:t>
                              </w:r>
                              <w:r w:rsidRPr="0008555A">
                                <w:rPr>
                                  <w:sz w:val="22"/>
                                </w:rPr>
                                <w:t>=1.25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5419BA" id="Group 88" o:spid="_x0000_s1030" style="position:absolute;margin-left:238.95pt;margin-top:.1pt;width:223.75pt;height:306pt;z-index:251663360;mso-width-relative:margin;mso-height-relative:margin" coordsize="25728,37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">
                <v:shape id="Text Box 89" o:spid="_x0000_s1031" type="#_x0000_t202" style="position:absolute;width:25728;height:37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" filled="f" stroked="f">
                  <v:textbox>
                    <w:txbxContent>
                      <w:p w14:paraId="01598E6F" w14:textId="77777777" w:rsidR="001E5C8B" w:rsidRDefault="001E5C8B" w:rsidP="00903B9E">
                        <w:pPr>
                          <w:rPr>
                            <w:sz w:val="20"/>
                          </w:rPr>
                        </w:pPr>
                      </w:p>
                      <w:p w14:paraId="63B9EF05" w14:textId="77777777" w:rsidR="001E5C8B" w:rsidRDefault="001E5C8B" w:rsidP="00903B9E">
                        <w:pPr>
                          <w:rPr>
                            <w:sz w:val="20"/>
                          </w:rPr>
                        </w:pPr>
                        <w:r w:rsidRPr="00C27111">
                          <w:rPr>
                            <w:noProof/>
                          </w:rPr>
                          <w:drawing>
                            <wp:inline distT="0" distB="0" distL="0" distR="0" wp14:anchorId="5AABDE98" wp14:editId="0E87439D">
                              <wp:extent cx="2247900" cy="1866900"/>
                              <wp:effectExtent l="0" t="0" r="0" b="0"/>
                              <wp:docPr id="24" name="Chart 9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01ED391" w14:textId="77777777" w:rsidR="001E5C8B" w:rsidRDefault="001E5C8B" w:rsidP="00903B9E">
                        <w:pPr>
                          <w:rPr>
                            <w:rFonts w:cs="Times New Roman"/>
                            <w:sz w:val="22"/>
                          </w:rPr>
                        </w:pPr>
                      </w:p>
                      <w:p w14:paraId="6F138395" w14:textId="10BDFCFC" w:rsidR="001E5C8B" w:rsidRPr="004C6B4D" w:rsidRDefault="001E5C8B" w:rsidP="00903B9E">
                        <w:pPr>
                          <w:rPr>
                            <w:rFonts w:cs="Times New Roman"/>
                            <w:sz w:val="22"/>
                          </w:rPr>
                        </w:pPr>
                        <w:r>
                          <w:rPr>
                            <w:rFonts w:cs="Times New Roman"/>
                            <w:sz w:val="22"/>
                          </w:rPr>
                          <w:t>Figure 5</w:t>
                        </w:r>
                        <w:r w:rsidRPr="004C6B4D">
                          <w:rPr>
                            <w:rFonts w:cs="Times New Roman"/>
                            <w:sz w:val="22"/>
                          </w:rPr>
                          <w:t xml:space="preserve">: Ratio of the </w:t>
                        </w:r>
                        <w:r w:rsidRPr="004C6B4D">
                          <w:rPr>
                            <w:rFonts w:cs="Times New Roman"/>
                            <w:sz w:val="22"/>
                            <w:vertAlign w:val="superscript"/>
                          </w:rPr>
                          <w:t>238</w:t>
                        </w:r>
                        <w:r w:rsidRPr="004C6B4D">
                          <w:rPr>
                            <w:rFonts w:cs="Times New Roman"/>
                            <w:sz w:val="22"/>
                          </w:rPr>
                          <w:t xml:space="preserve">U(n,n’) cross section to the </w:t>
                        </w:r>
                        <m:oMath>
                          <m:sSubSup>
                            <m:sSubSupPr>
                              <m:ctrlPr>
                                <w:rPr>
                                  <w:rFonts w:ascii="Cambria Math" w:hAnsi="Cambria Math" w:cs="Times New Roman"/>
                                  <w:i/>
                                  <w:sz w:val="22"/>
                                </w:rPr>
                              </m:ctrlPr>
                            </m:sSubSupPr>
                            <m:e>
                              <m:r>
                                <w:rPr>
                                  <w:rFonts w:ascii="Cambria Math" w:hAnsi="Cambria Math" w:cs="Times New Roman"/>
                                  <w:sz w:val="22"/>
                                </w:rPr>
                                <m:t>2</m:t>
                              </m:r>
                            </m:e>
                            <m:sub>
                              <m:r>
                                <w:rPr>
                                  <w:rFonts w:ascii="Cambria Math" w:hAnsi="Cambria Math" w:cs="Times New Roman"/>
                                  <w:sz w:val="22"/>
                                </w:rPr>
                                <m:t>2</m:t>
                              </m:r>
                            </m:sub>
                            <m:sup>
                              <m:r>
                                <w:rPr>
                                  <w:rFonts w:ascii="Cambria Math" w:hAnsi="Cambria Math" w:cs="Times New Roman"/>
                                  <w:sz w:val="22"/>
                                </w:rPr>
                                <m:t>+</m:t>
                              </m:r>
                            </m:sup>
                          </m:sSubSup>
                        </m:oMath>
                        <w:r w:rsidRPr="004C6B4D">
                          <w:rPr>
                            <w:rFonts w:cs="Times New Roman"/>
                            <w:sz w:val="22"/>
                          </w:rPr>
                          <w:t xml:space="preserve"> state calculated using TALYS for two different sets of input parameters as a function of incident neutron energy.  The solid line shows the ratio where spin cutoff has been scaled to ±25% of its default value.  The dashed line shows the case where the default value calculated using LD Model 1 (Gilbert and Cameron) is divided by the value obtained using the data from </w:t>
                        </w:r>
                        <w:r w:rsidRPr="004C6B4D">
                          <w:rPr>
                            <w:rFonts w:cs="Times New Roman"/>
                            <w:i/>
                            <w:sz w:val="22"/>
                          </w:rPr>
                          <w:t>Guttormsen</w:t>
                        </w:r>
                        <w:r w:rsidRPr="004C6B4D">
                          <w:rPr>
                            <w:rFonts w:cs="Times New Roman"/>
                            <w:sz w:val="22"/>
                          </w:rPr>
                          <w:t xml:space="preserve"> [Gut13a].</w:t>
                        </w:r>
                      </w:p>
                    </w:txbxContent>
                  </v:textbox>
                </v:shape>
                <v:shape id="Text Box 90" o:spid="_x0000_s1032" type="#_x0000_t202" style="position:absolute;left:14859;top:2041;width:9388;height:26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" filled="f" stroked="f">
                  <v:textbox>
                    <w:txbxContent>
                      <w:p w14:paraId="7639A211" w14:textId="77777777" w:rsidR="001E5C8B" w:rsidRPr="0008555A" w:rsidRDefault="001E5C8B" w:rsidP="00903B9E">
                        <w:pPr>
                          <w:rPr>
                            <w:sz w:val="22"/>
                          </w:rPr>
                        </w:pPr>
                        <w:r w:rsidRPr="0008555A">
                          <w:rPr>
                            <w:rFonts w:ascii="Symbol" w:hAnsi="Symbol"/>
                            <w:sz w:val="22"/>
                          </w:rPr>
                          <w:t></w:t>
                        </w:r>
                        <w:r w:rsidRPr="0008555A">
                          <w:rPr>
                            <w:sz w:val="22"/>
                          </w:rPr>
                          <w:t>=0.75/</w:t>
                        </w:r>
                        <w:r w:rsidRPr="0008555A">
                          <w:rPr>
                            <w:rFonts w:ascii="Symbol" w:hAnsi="Symbol"/>
                            <w:sz w:val="22"/>
                          </w:rPr>
                          <w:t></w:t>
                        </w:r>
                        <w:r w:rsidRPr="0008555A">
                          <w:rPr>
                            <w:sz w:val="22"/>
                          </w:rPr>
                          <w:t>=1.25</w:t>
                        </w:r>
                      </w:p>
                    </w:txbxContent>
                  </v:textbox>
                </v:shape>
                <w10:wrap type="through"/>
              </v:group>
            </w:pict>
          </mc:Fallback>
        </mc:AlternateContent>
      </w:r>
    </w:p>
    <w:p w14:paraId="32A6493B" w14:textId="040CDA8C" w:rsidR="00903B9E" w:rsidRDefault="002811BF" w:rsidP="00903B9E">
      <w:pPr>
        <w:rPr>
          <w:rFonts w:cs="Times New Roman"/>
        </w:rPr>
      </w:pPr>
      <w:r>
        <w:rPr>
          <w:rFonts w:cs="Times New Roman"/>
        </w:rPr>
        <w:t>(n,n’</w:t>
      </w:r>
      <w:r w:rsidRPr="002811BF">
        <w:rPr>
          <w:rFonts w:ascii="Symbol" w:hAnsi="Symbol" w:cs="Times New Roman"/>
        </w:rPr>
        <w:t></w:t>
      </w:r>
      <w:r>
        <w:rPr>
          <w:rFonts w:cs="Times New Roman"/>
        </w:rPr>
        <w:t>)</w:t>
      </w:r>
      <w:r w:rsidR="00903B9E" w:rsidRPr="00903B9E">
        <w:rPr>
          <w:rFonts w:cs="Times New Roman"/>
        </w:rPr>
        <w:t xml:space="preserve"> provides a useful tool for studying the spin cut-off parameter since the reactions proceed largely through the population of a compound nucleus with a relatively wide range of angular momentum. As the energy of the incident neutron increases, a wider range of states can be populated </w:t>
      </w:r>
      <w:r w:rsidR="00903B9E" w:rsidRPr="00903B9E">
        <w:rPr>
          <w:rFonts w:cs="Times New Roman"/>
          <w:i/>
        </w:rPr>
        <w:t>if they exist.</w:t>
      </w:r>
      <w:r w:rsidR="00903B9E" w:rsidRPr="00903B9E">
        <w:rPr>
          <w:rFonts w:cs="Times New Roman"/>
        </w:rPr>
        <w:t xml:space="preserve">  The dependence on spin cut-off would be most evident in the energy dependence of the (n,n’</w:t>
      </w:r>
      <w:r w:rsidR="004C6B4D" w:rsidRPr="004C6B4D">
        <w:rPr>
          <w:rFonts w:ascii="Symbol" w:hAnsi="Symbol" w:cs="Times New Roman"/>
        </w:rPr>
        <w:t></w:t>
      </w:r>
      <w:r w:rsidR="00903B9E" w:rsidRPr="00903B9E">
        <w:rPr>
          <w:rFonts w:cs="Times New Roman"/>
        </w:rPr>
        <w:t>) partial cross section to off-yrast states.   Reaction modeling bears this out.  Figure</w:t>
      </w:r>
      <w:r w:rsidR="004B0425">
        <w:rPr>
          <w:rFonts w:cs="Times New Roman"/>
        </w:rPr>
        <w:t xml:space="preserve"> 5</w:t>
      </w:r>
      <w:r w:rsidR="00903B9E" w:rsidRPr="00903B9E">
        <w:rPr>
          <w:rFonts w:cs="Times New Roman"/>
        </w:rPr>
        <w:t xml:space="preserve"> shows the ratio of the partial cross section for the population of the </w:t>
      </w:r>
      <m:oMath>
        <m:sSubSup>
          <m:sSubSupPr>
            <m:ctrlPr>
              <w:rPr>
                <w:rFonts w:ascii="Cambria Math" w:hAnsi="Cambria Math" w:cs="Times New Roman"/>
                <w:i/>
              </w:rPr>
            </m:ctrlPr>
          </m:sSubSupPr>
          <m:e>
            <m:r>
              <w:rPr>
                <w:rFonts w:ascii="Cambria Math" w:hAnsi="Cambria Math" w:cs="Times New Roman"/>
              </w:rPr>
              <m:t>2</m:t>
            </m:r>
          </m:e>
          <m:sub>
            <m:r>
              <w:rPr>
                <w:rFonts w:ascii="Cambria Math" w:hAnsi="Cambria Math" w:cs="Times New Roman"/>
              </w:rPr>
              <m:t>2</m:t>
            </m:r>
          </m:sub>
          <m:sup>
            <m:r>
              <w:rPr>
                <w:rFonts w:ascii="Cambria Math" w:hAnsi="Cambria Math" w:cs="Times New Roman"/>
              </w:rPr>
              <m:t>+</m:t>
            </m:r>
          </m:sup>
        </m:sSubSup>
      </m:oMath>
      <w:r w:rsidR="00903B9E" w:rsidRPr="00903B9E">
        <w:rPr>
          <w:rFonts w:cs="Times New Roman"/>
        </w:rPr>
        <w:t xml:space="preserve"> level in </w:t>
      </w:r>
      <w:r w:rsidR="00903B9E" w:rsidRPr="00903B9E">
        <w:rPr>
          <w:rFonts w:cs="Times New Roman"/>
          <w:vertAlign w:val="superscript"/>
        </w:rPr>
        <w:t>238</w:t>
      </w:r>
      <w:r w:rsidR="00903B9E" w:rsidRPr="00903B9E">
        <w:rPr>
          <w:rFonts w:cs="Times New Roman"/>
        </w:rPr>
        <w:t xml:space="preserve">U(n,n’) as a function of incident neutron energy calculated using the TALYS reaction code for two different choices of spin cut-off.  The solid line shows the case where a constant temperature level density is assumed and the spin cut-off parameter was varied from 75% to 125% of its “normal” value given by the equation (3) above.  The ratio decreases by nearly a factor of 2 with increasing energy.  In contrast, the dashed line shows the ratio of </w:t>
      </w:r>
      <w:del w:id="115" w:author="Andrew" w:date="2018-12-02T16:18:00Z">
        <w:r w:rsidR="00903B9E" w:rsidRPr="00903B9E" w:rsidDel="00E12110">
          <w:rPr>
            <w:rFonts w:cs="Times New Roman"/>
          </w:rPr>
          <w:delText>the  population</w:delText>
        </w:r>
      </w:del>
      <w:ins w:id="116" w:author="Andrew" w:date="2018-12-02T16:18:00Z">
        <w:r w:rsidR="00E12110" w:rsidRPr="00903B9E">
          <w:rPr>
            <w:rFonts w:cs="Times New Roman"/>
          </w:rPr>
          <w:t>the population</w:t>
        </w:r>
      </w:ins>
      <w:r w:rsidR="00903B9E" w:rsidRPr="00903B9E">
        <w:rPr>
          <w:rFonts w:cs="Times New Roman"/>
        </w:rPr>
        <w:t xml:space="preserve"> of the </w:t>
      </w:r>
      <m:oMath>
        <m:sSubSup>
          <m:sSubSupPr>
            <m:ctrlPr>
              <w:rPr>
                <w:rFonts w:ascii="Cambria Math" w:hAnsi="Cambria Math" w:cs="Times New Roman"/>
                <w:i/>
              </w:rPr>
            </m:ctrlPr>
          </m:sSubSupPr>
          <m:e>
            <m:r>
              <w:rPr>
                <w:rFonts w:ascii="Cambria Math" w:hAnsi="Cambria Math" w:cs="Times New Roman"/>
              </w:rPr>
              <m:t>2</m:t>
            </m:r>
          </m:e>
          <m:sub>
            <m:r>
              <w:rPr>
                <w:rFonts w:ascii="Cambria Math" w:hAnsi="Cambria Math" w:cs="Times New Roman"/>
              </w:rPr>
              <m:t>2</m:t>
            </m:r>
          </m:sub>
          <m:sup>
            <m:r>
              <w:rPr>
                <w:rFonts w:ascii="Cambria Math" w:hAnsi="Cambria Math" w:cs="Times New Roman"/>
              </w:rPr>
              <m:t>+</m:t>
            </m:r>
          </m:sup>
        </m:sSubSup>
      </m:oMath>
      <w:r w:rsidR="00903B9E" w:rsidRPr="00903B9E">
        <w:rPr>
          <w:rFonts w:cs="Times New Roman"/>
        </w:rPr>
        <w:t xml:space="preserve"> state when the LD and RSF </w:t>
      </w:r>
      <w:ins w:id="117" w:author="Andrew" w:date="2018-12-02T18:51:00Z">
        <w:r w:rsidR="00337A7F">
          <w:rPr>
            <w:rFonts w:cs="Times New Roman"/>
          </w:rPr>
          <w:t>(</w:t>
        </w:r>
      </w:ins>
      <w:r w:rsidR="00903B9E" w:rsidRPr="00903B9E">
        <w:rPr>
          <w:rFonts w:cs="Times New Roman"/>
        </w:rPr>
        <w:t xml:space="preserve">from </w:t>
      </w:r>
      <w:del w:id="118" w:author="Andrew" w:date="2018-12-02T18:51:00Z">
        <w:r w:rsidR="00903B9E" w:rsidRPr="00903B9E" w:rsidDel="00337A7F">
          <w:rPr>
            <w:rFonts w:cs="Times New Roman"/>
          </w:rPr>
          <w:delText xml:space="preserve">the </w:delText>
        </w:r>
      </w:del>
      <w:r w:rsidR="00903B9E" w:rsidRPr="00903B9E">
        <w:rPr>
          <w:rFonts w:cs="Times New Roman"/>
        </w:rPr>
        <w:t>recent Oslo measurements [Gut13a]</w:t>
      </w:r>
      <w:ins w:id="119" w:author="Andrew" w:date="2018-12-02T18:51:00Z">
        <w:r w:rsidR="00337A7F">
          <w:rPr>
            <w:rFonts w:cs="Times New Roman"/>
          </w:rPr>
          <w:t>)</w:t>
        </w:r>
      </w:ins>
      <w:r w:rsidR="00903B9E" w:rsidRPr="00903B9E">
        <w:rPr>
          <w:rFonts w:cs="Times New Roman"/>
        </w:rPr>
        <w:t xml:space="preserve"> is divided by the results obtained using the default Gilbert and Cameron in TALYS.  In this case the ratio decreases by nearly a factor of 2.  Similar behavior is seen in the partial cross sections for other off-yrast levels as well. </w:t>
      </w:r>
    </w:p>
    <w:p w14:paraId="73EEA806" w14:textId="04FD31D9" w:rsidR="009B53F0" w:rsidRDefault="009B53F0" w:rsidP="00903B9E">
      <w:pPr>
        <w:rPr>
          <w:rFonts w:cs="Times New Roman"/>
        </w:rPr>
      </w:pPr>
    </w:p>
    <w:p w14:paraId="1800630B" w14:textId="36EE9E9B" w:rsidR="009B53F0" w:rsidRPr="004C2C01" w:rsidRDefault="002811BF" w:rsidP="00903B9E">
      <w:pPr>
        <w:rPr>
          <w:rFonts w:cs="Times New Roman"/>
        </w:rPr>
      </w:pPr>
      <w:r>
        <w:rPr>
          <w:rFonts w:cs="Times New Roman"/>
        </w:rPr>
        <w:t>Information regarding the spin cutoff parameter can also be obtained</w:t>
      </w:r>
      <w:r w:rsidR="004F2C06">
        <w:rPr>
          <w:rFonts w:cs="Times New Roman"/>
        </w:rPr>
        <w:t xml:space="preserve"> through observation of the </w:t>
      </w:r>
      <w:r w:rsidR="00ED4614">
        <w:rPr>
          <w:rFonts w:cs="Times New Roman"/>
        </w:rPr>
        <w:t xml:space="preserve">relative </w:t>
      </w:r>
      <w:r w:rsidR="004F2C06">
        <w:rPr>
          <w:rFonts w:cs="Times New Roman"/>
        </w:rPr>
        <w:t>po</w:t>
      </w:r>
      <w:r w:rsidR="00ED4614">
        <w:rPr>
          <w:rFonts w:cs="Times New Roman"/>
        </w:rPr>
        <w:t xml:space="preserve">pulation of two low-lying states </w:t>
      </w:r>
      <w:r w:rsidR="006F7376">
        <w:rPr>
          <w:rFonts w:cs="Times New Roman"/>
        </w:rPr>
        <w:t xml:space="preserve">with very different spins </w:t>
      </w:r>
      <w:r w:rsidR="00ED4614">
        <w:rPr>
          <w:rFonts w:cs="Times New Roman"/>
        </w:rPr>
        <w:t xml:space="preserve">via activation. </w:t>
      </w:r>
      <w:r w:rsidR="00075DFF">
        <w:rPr>
          <w:rFonts w:cs="Times New Roman"/>
        </w:rPr>
        <w:t xml:space="preserve"> This method has been used in Hg and </w:t>
      </w:r>
      <w:r w:rsidR="004B569A">
        <w:rPr>
          <w:rFonts w:cs="Times New Roman"/>
        </w:rPr>
        <w:t>Au</w:t>
      </w:r>
      <w:r w:rsidR="00075DFF">
        <w:rPr>
          <w:rFonts w:cs="Times New Roman"/>
        </w:rPr>
        <w:t xml:space="preserve"> by Chakravarty [</w:t>
      </w:r>
      <w:r w:rsidR="00966A39">
        <w:rPr>
          <w:rFonts w:cs="Times New Roman"/>
        </w:rPr>
        <w:t>Cha92</w:t>
      </w:r>
      <w:r w:rsidR="00075DFF">
        <w:rPr>
          <w:rFonts w:cs="Times New Roman"/>
        </w:rPr>
        <w:t xml:space="preserve">] and more recently by Sudar in </w:t>
      </w:r>
      <w:r w:rsidR="004B569A">
        <w:rPr>
          <w:rFonts w:cs="Times New Roman"/>
        </w:rPr>
        <w:t>Hg and Pt</w:t>
      </w:r>
      <w:r w:rsidR="00966A39">
        <w:rPr>
          <w:rFonts w:cs="Times New Roman"/>
        </w:rPr>
        <w:t xml:space="preserve"> [Sud06]</w:t>
      </w:r>
      <w:r w:rsidR="00075DFF">
        <w:rPr>
          <w:rFonts w:cs="Times New Roman"/>
        </w:rPr>
        <w:t xml:space="preserve">.  </w:t>
      </w:r>
      <w:r w:rsidR="004B0425">
        <w:rPr>
          <w:rFonts w:cs="Times New Roman"/>
        </w:rPr>
        <w:t>Figure 6</w:t>
      </w:r>
      <w:r w:rsidR="004C2C01">
        <w:rPr>
          <w:rFonts w:cs="Times New Roman"/>
        </w:rPr>
        <w:t xml:space="preserve"> shows this for the case of</w:t>
      </w:r>
      <w:ins w:id="120" w:author="Andrew" w:date="2018-12-02T18:52:00Z">
        <w:r w:rsidR="007135CB">
          <w:rPr>
            <w:rFonts w:cs="Times New Roman"/>
          </w:rPr>
          <w:t xml:space="preserve"> the</w:t>
        </w:r>
      </w:ins>
      <w:r w:rsidR="004C2C01">
        <w:rPr>
          <w:rFonts w:cs="Times New Roman"/>
        </w:rPr>
        <w:t xml:space="preserve"> </w:t>
      </w:r>
      <w:r w:rsidR="004C2C01">
        <w:rPr>
          <w:rFonts w:cs="Times New Roman"/>
          <w:vertAlign w:val="superscript"/>
        </w:rPr>
        <w:t>52m</w:t>
      </w:r>
      <w:r w:rsidR="004C2C01">
        <w:rPr>
          <w:rFonts w:cs="Times New Roman"/>
        </w:rPr>
        <w:t>Mn</w:t>
      </w:r>
      <w:r w:rsidR="006F7376">
        <w:rPr>
          <w:rFonts w:cs="Times New Roman"/>
        </w:rPr>
        <w:t>(J</w:t>
      </w:r>
      <w:r w:rsidR="006F7376">
        <w:rPr>
          <w:rFonts w:cs="Times New Roman"/>
          <w:vertAlign w:val="superscript"/>
        </w:rPr>
        <w:t>π</w:t>
      </w:r>
      <w:r w:rsidR="006F7376">
        <w:rPr>
          <w:rFonts w:cs="Times New Roman"/>
        </w:rPr>
        <w:t>=2</w:t>
      </w:r>
      <w:r w:rsidR="006F7376">
        <w:rPr>
          <w:rFonts w:cs="Times New Roman"/>
          <w:vertAlign w:val="superscript"/>
        </w:rPr>
        <w:t>+</w:t>
      </w:r>
      <w:r w:rsidR="006F7376">
        <w:rPr>
          <w:rFonts w:cs="Times New Roman"/>
        </w:rPr>
        <w:t>)</w:t>
      </w:r>
      <w:r w:rsidR="004C2C01">
        <w:rPr>
          <w:rFonts w:cs="Times New Roman"/>
        </w:rPr>
        <w:t>/</w:t>
      </w:r>
      <w:r w:rsidR="004C2C01">
        <w:rPr>
          <w:rFonts w:cs="Times New Roman"/>
          <w:vertAlign w:val="superscript"/>
        </w:rPr>
        <w:t>52g</w:t>
      </w:r>
      <w:r w:rsidR="004C2C01">
        <w:rPr>
          <w:rFonts w:cs="Times New Roman"/>
        </w:rPr>
        <w:t>Mn</w:t>
      </w:r>
      <w:r w:rsidR="006F7376">
        <w:rPr>
          <w:rFonts w:cs="Times New Roman"/>
        </w:rPr>
        <w:t>(J</w:t>
      </w:r>
      <w:r w:rsidR="006F7376">
        <w:rPr>
          <w:rFonts w:cs="Times New Roman"/>
          <w:vertAlign w:val="superscript"/>
        </w:rPr>
        <w:t>π</w:t>
      </w:r>
      <w:r w:rsidR="006F7376">
        <w:rPr>
          <w:rFonts w:cs="Times New Roman"/>
        </w:rPr>
        <w:t>=6</w:t>
      </w:r>
      <w:r w:rsidR="006F7376">
        <w:rPr>
          <w:rFonts w:cs="Times New Roman"/>
          <w:vertAlign w:val="superscript"/>
        </w:rPr>
        <w:t>+</w:t>
      </w:r>
      <w:r w:rsidR="006F7376">
        <w:rPr>
          <w:rFonts w:cs="Times New Roman"/>
        </w:rPr>
        <w:t>) ratio</w:t>
      </w:r>
      <w:r w:rsidR="004C2C01">
        <w:rPr>
          <w:rFonts w:cs="Times New Roman"/>
        </w:rPr>
        <w:t xml:space="preserve"> populated via </w:t>
      </w:r>
      <w:r w:rsidR="004C2C01">
        <w:rPr>
          <w:rFonts w:cs="Times New Roman"/>
          <w:vertAlign w:val="superscript"/>
        </w:rPr>
        <w:t>56</w:t>
      </w:r>
      <w:r w:rsidR="004C2C01">
        <w:rPr>
          <w:rFonts w:cs="Times New Roman"/>
        </w:rPr>
        <w:t>Fe(p,</w:t>
      </w:r>
      <w:r w:rsidR="004C2C01" w:rsidRPr="004C2C01">
        <w:rPr>
          <w:rFonts w:ascii="Symbol" w:hAnsi="Symbol" w:cs="Times New Roman"/>
        </w:rPr>
        <w:t></w:t>
      </w:r>
      <w:r w:rsidR="004C2C01">
        <w:rPr>
          <w:rFonts w:cs="Times New Roman"/>
        </w:rPr>
        <w:t xml:space="preserve">n) measured via stacked target activation at the LBNL 88-Inch cyclotron as compared to TALYS calculations for different values of the spin cut-off parameter.  </w:t>
      </w:r>
    </w:p>
    <w:p w14:paraId="67835281" w14:textId="09405787" w:rsidR="003134EB" w:rsidRDefault="001C038B" w:rsidP="001C038B">
      <w:pPr>
        <w:tabs>
          <w:tab w:val="right" w:pos="9360"/>
        </w:tabs>
        <w:rPr>
          <w:rFonts w:cs="Times New Roman"/>
        </w:rPr>
      </w:pPr>
      <w:r w:rsidRPr="00FF0DB1">
        <w:rPr>
          <w:rFonts w:cs="Times New Roman"/>
          <w:noProof/>
        </w:rPr>
        <w:lastRenderedPageBreak/>
        <mc:AlternateContent>
          <mc:Choice Requires="wps">
            <w:drawing>
              <wp:anchor distT="0" distB="0" distL="114300" distR="114300" simplePos="0" relativeHeight="251665408" behindDoc="0" locked="0" layoutInCell="1" allowOverlap="1" wp14:anchorId="2E5B4234" wp14:editId="3A7A2CDE">
                <wp:simplePos x="0" y="0"/>
                <wp:positionH relativeFrom="column">
                  <wp:posOffset>0</wp:posOffset>
                </wp:positionH>
                <wp:positionV relativeFrom="paragraph">
                  <wp:posOffset>168910</wp:posOffset>
                </wp:positionV>
                <wp:extent cx="5825490" cy="295021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825490" cy="2950210"/>
                        </a:xfrm>
                        <a:prstGeom prst="rect">
                          <a:avLst/>
                        </a:prstGeom>
                        <a:noFill/>
                        <a:ln w="12700">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FDC1916" w14:textId="58E3E5F5" w:rsidR="001E5C8B" w:rsidRDefault="001E5C8B" w:rsidP="001C038B">
                            <w:pPr>
                              <w:widowControl w:val="0"/>
                              <w:autoSpaceDE w:val="0"/>
                              <w:autoSpaceDN w:val="0"/>
                              <w:adjustRightInd w:val="0"/>
                              <w:spacing w:after="280"/>
                              <w:rPr>
                                <w:rFonts w:cs="Times New Roman"/>
                                <w:sz w:val="21"/>
                                <w:szCs w:val="26"/>
                              </w:rPr>
                            </w:pPr>
                            <w:r w:rsidRPr="001A5B4B">
                              <w:rPr>
                                <w:rFonts w:cs="Times New Roman"/>
                                <w:noProof/>
                              </w:rPr>
                              <w:drawing>
                                <wp:inline distT="0" distB="0" distL="0" distR="0" wp14:anchorId="39F9CE22" wp14:editId="427A3FC7">
                                  <wp:extent cx="2827018" cy="21629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389"/>
                                          <a:stretch/>
                                        </pic:blipFill>
                                        <pic:spPr bwMode="auto">
                                          <a:xfrm>
                                            <a:off x="0" y="0"/>
                                            <a:ext cx="2827018" cy="2162991"/>
                                          </a:xfrm>
                                          <a:prstGeom prst="rect">
                                            <a:avLst/>
                                          </a:prstGeom>
                                          <a:ln>
                                            <a:noFill/>
                                          </a:ln>
                                          <a:extLst>
                                            <a:ext uri="{53640926-AAD7-44D8-BBD7-CCE9431645EC}">
                                              <a14:shadowObscured xmlns:a14="http://schemas.microsoft.com/office/drawing/2010/main"/>
                                            </a:ext>
                                          </a:extLst>
                                        </pic:spPr>
                                      </pic:pic>
                                    </a:graphicData>
                                  </a:graphic>
                                </wp:inline>
                              </w:drawing>
                            </w:r>
                            <w:r w:rsidRPr="001A5B4B">
                              <w:rPr>
                                <w:rFonts w:cs="Times New Roman"/>
                                <w:noProof/>
                              </w:rPr>
                              <w:drawing>
                                <wp:inline distT="0" distB="0" distL="0" distR="0" wp14:anchorId="50AED16E" wp14:editId="6933AEA4">
                                  <wp:extent cx="2791837" cy="2155372"/>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323"/>
                                          <a:stretch/>
                                        </pic:blipFill>
                                        <pic:spPr bwMode="auto">
                                          <a:xfrm>
                                            <a:off x="0" y="0"/>
                                            <a:ext cx="2791837" cy="2155372"/>
                                          </a:xfrm>
                                          <a:prstGeom prst="rect">
                                            <a:avLst/>
                                          </a:prstGeom>
                                          <a:ln>
                                            <a:noFill/>
                                          </a:ln>
                                          <a:extLst>
                                            <a:ext uri="{53640926-AAD7-44D8-BBD7-CCE9431645EC}">
                                              <a14:shadowObscured xmlns:a14="http://schemas.microsoft.com/office/drawing/2010/main"/>
                                            </a:ext>
                                          </a:extLst>
                                        </pic:spPr>
                                      </pic:pic>
                                    </a:graphicData>
                                  </a:graphic>
                                </wp:inline>
                              </w:drawing>
                            </w:r>
                          </w:p>
                          <w:p w14:paraId="24E6F2E6" w14:textId="5733E402" w:rsidR="001E5C8B" w:rsidRPr="001C038B" w:rsidRDefault="001E5C8B" w:rsidP="001C038B">
                            <w:pPr>
                              <w:widowControl w:val="0"/>
                              <w:autoSpaceDE w:val="0"/>
                              <w:autoSpaceDN w:val="0"/>
                              <w:adjustRightInd w:val="0"/>
                              <w:spacing w:after="280"/>
                              <w:rPr>
                                <w:rFonts w:cs="Times New Roman"/>
                                <w:sz w:val="21"/>
                                <w:szCs w:val="26"/>
                              </w:rPr>
                            </w:pPr>
                            <w:r>
                              <w:rPr>
                                <w:rFonts w:cs="Times New Roman"/>
                                <w:sz w:val="21"/>
                                <w:szCs w:val="26"/>
                              </w:rPr>
                              <w:t>Figure 6</w:t>
                            </w:r>
                            <w:r w:rsidRPr="001C038B">
                              <w:rPr>
                                <w:rFonts w:cs="Times New Roman"/>
                                <w:sz w:val="21"/>
                                <w:szCs w:val="26"/>
                              </w:rPr>
                              <w:t xml:space="preserve">:  Predictions of the production of </w:t>
                            </w:r>
                            <w:r>
                              <w:rPr>
                                <w:rFonts w:cs="Times New Roman"/>
                                <w:sz w:val="21"/>
                                <w:szCs w:val="26"/>
                                <w:vertAlign w:val="superscript"/>
                              </w:rPr>
                              <w:t>5</w:t>
                            </w:r>
                            <w:r w:rsidRPr="001C038B">
                              <w:rPr>
                                <w:rFonts w:cs="Times New Roman"/>
                                <w:sz w:val="21"/>
                                <w:szCs w:val="26"/>
                                <w:vertAlign w:val="superscript"/>
                              </w:rPr>
                              <w:t>2</w:t>
                            </w:r>
                            <w:r>
                              <w:rPr>
                                <w:rFonts w:cs="Times New Roman"/>
                                <w:sz w:val="21"/>
                                <w:szCs w:val="26"/>
                                <w:vertAlign w:val="superscript"/>
                              </w:rPr>
                              <w:t>m</w:t>
                            </w:r>
                            <w:r>
                              <w:rPr>
                                <w:rFonts w:cs="Times New Roman"/>
                                <w:sz w:val="21"/>
                                <w:szCs w:val="26"/>
                              </w:rPr>
                              <w:t>Mn (2</w:t>
                            </w:r>
                            <w:r>
                              <w:rPr>
                                <w:rFonts w:cs="Times New Roman"/>
                                <w:sz w:val="21"/>
                                <w:szCs w:val="26"/>
                                <w:vertAlign w:val="superscript"/>
                              </w:rPr>
                              <w:t>+</w:t>
                            </w:r>
                            <w:r>
                              <w:rPr>
                                <w:rFonts w:cs="Times New Roman"/>
                                <w:sz w:val="21"/>
                                <w:szCs w:val="26"/>
                              </w:rPr>
                              <w:t>)/</w:t>
                            </w:r>
                            <w:r>
                              <w:rPr>
                                <w:rFonts w:cs="Times New Roman"/>
                                <w:sz w:val="21"/>
                                <w:szCs w:val="26"/>
                                <w:vertAlign w:val="superscript"/>
                              </w:rPr>
                              <w:t>5</w:t>
                            </w:r>
                            <w:r w:rsidRPr="001C038B">
                              <w:rPr>
                                <w:rFonts w:cs="Times New Roman"/>
                                <w:sz w:val="21"/>
                                <w:szCs w:val="26"/>
                                <w:vertAlign w:val="superscript"/>
                              </w:rPr>
                              <w:t>2</w:t>
                            </w:r>
                            <w:r>
                              <w:rPr>
                                <w:rFonts w:cs="Times New Roman"/>
                                <w:sz w:val="21"/>
                                <w:szCs w:val="26"/>
                                <w:vertAlign w:val="superscript"/>
                              </w:rPr>
                              <w:t>g</w:t>
                            </w:r>
                            <w:r>
                              <w:rPr>
                                <w:rFonts w:cs="Times New Roman"/>
                                <w:sz w:val="21"/>
                                <w:szCs w:val="26"/>
                              </w:rPr>
                              <w:t>Mn(6</w:t>
                            </w:r>
                            <w:r>
                              <w:rPr>
                                <w:rFonts w:cs="Times New Roman"/>
                                <w:sz w:val="21"/>
                                <w:szCs w:val="26"/>
                                <w:vertAlign w:val="superscript"/>
                              </w:rPr>
                              <w:t>+</w:t>
                            </w:r>
                            <w:r>
                              <w:rPr>
                                <w:rFonts w:cs="Times New Roman"/>
                                <w:sz w:val="21"/>
                                <w:szCs w:val="26"/>
                              </w:rPr>
                              <w:t>) isomer-to-ground state ratio as a function of energy for the Gilbert and Cameron level density (left) and using the 6 level density models available in TALYS (right)</w:t>
                            </w:r>
                            <w:r w:rsidRPr="001C038B">
                              <w:rPr>
                                <w:rFonts w:cs="Times New Roman"/>
                                <w:sz w:val="21"/>
                                <w:szCs w:val="26"/>
                              </w:rPr>
                              <w:t xml:space="preserve">. </w:t>
                            </w:r>
                          </w:p>
                          <w:p w14:paraId="4B012A76" w14:textId="77777777" w:rsidR="001E5C8B" w:rsidRPr="00F86780" w:rsidRDefault="001E5C8B" w:rsidP="001C038B">
                            <w:pPr>
                              <w:widowControl w:val="0"/>
                              <w:autoSpaceDE w:val="0"/>
                              <w:autoSpaceDN w:val="0"/>
                              <w:adjustRightInd w:val="0"/>
                              <w:spacing w:after="280"/>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B4234" id="Text Box 19" o:spid="_x0000_s1033" type="#_x0000_t202" style="position:absolute;margin-left:0;margin-top:13.3pt;width:458.7pt;height:23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" filled="f" stroked="f" strokeweight="1pt">
                <v:textbox>
                  <w:txbxContent>
                    <w:p w14:paraId="4FDC1916" w14:textId="58E3E5F5" w:rsidR="001E5C8B" w:rsidRDefault="001E5C8B" w:rsidP="001C038B">
                      <w:pPr>
                        <w:widowControl w:val="0"/>
                        <w:autoSpaceDE w:val="0"/>
                        <w:autoSpaceDN w:val="0"/>
                        <w:adjustRightInd w:val="0"/>
                        <w:spacing w:after="280"/>
                        <w:rPr>
                          <w:rFonts w:cs="Times New Roman"/>
                          <w:sz w:val="21"/>
                          <w:szCs w:val="26"/>
                        </w:rPr>
                      </w:pPr>
                      <w:r w:rsidRPr="001A5B4B">
                        <w:rPr>
                          <w:rFonts w:cs="Times New Roman"/>
                          <w:noProof/>
                        </w:rPr>
                        <w:drawing>
                          <wp:inline distT="0" distB="0" distL="0" distR="0" wp14:anchorId="39F9CE22" wp14:editId="427A3FC7">
                            <wp:extent cx="2827018" cy="21629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389"/>
                                    <a:stretch/>
                                  </pic:blipFill>
                                  <pic:spPr bwMode="auto">
                                    <a:xfrm>
                                      <a:off x="0" y="0"/>
                                      <a:ext cx="2827018" cy="2162991"/>
                                    </a:xfrm>
                                    <a:prstGeom prst="rect">
                                      <a:avLst/>
                                    </a:prstGeom>
                                    <a:ln>
                                      <a:noFill/>
                                    </a:ln>
                                    <a:extLst>
                                      <a:ext uri="{53640926-AAD7-44D8-BBD7-CCE9431645EC}">
                                        <a14:shadowObscured xmlns:a14="http://schemas.microsoft.com/office/drawing/2010/main"/>
                                      </a:ext>
                                    </a:extLst>
                                  </pic:spPr>
                                </pic:pic>
                              </a:graphicData>
                            </a:graphic>
                          </wp:inline>
                        </w:drawing>
                      </w:r>
                      <w:r w:rsidRPr="001A5B4B">
                        <w:rPr>
                          <w:rFonts w:cs="Times New Roman"/>
                          <w:noProof/>
                        </w:rPr>
                        <w:drawing>
                          <wp:inline distT="0" distB="0" distL="0" distR="0" wp14:anchorId="50AED16E" wp14:editId="6933AEA4">
                            <wp:extent cx="2791837" cy="2155372"/>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323"/>
                                    <a:stretch/>
                                  </pic:blipFill>
                                  <pic:spPr bwMode="auto">
                                    <a:xfrm>
                                      <a:off x="0" y="0"/>
                                      <a:ext cx="2791837" cy="2155372"/>
                                    </a:xfrm>
                                    <a:prstGeom prst="rect">
                                      <a:avLst/>
                                    </a:prstGeom>
                                    <a:ln>
                                      <a:noFill/>
                                    </a:ln>
                                    <a:extLst>
                                      <a:ext uri="{53640926-AAD7-44D8-BBD7-CCE9431645EC}">
                                        <a14:shadowObscured xmlns:a14="http://schemas.microsoft.com/office/drawing/2010/main"/>
                                      </a:ext>
                                    </a:extLst>
                                  </pic:spPr>
                                </pic:pic>
                              </a:graphicData>
                            </a:graphic>
                          </wp:inline>
                        </w:drawing>
                      </w:r>
                    </w:p>
                    <w:p w14:paraId="24E6F2E6" w14:textId="5733E402" w:rsidR="001E5C8B" w:rsidRPr="001C038B" w:rsidRDefault="001E5C8B" w:rsidP="001C038B">
                      <w:pPr>
                        <w:widowControl w:val="0"/>
                        <w:autoSpaceDE w:val="0"/>
                        <w:autoSpaceDN w:val="0"/>
                        <w:adjustRightInd w:val="0"/>
                        <w:spacing w:after="280"/>
                        <w:rPr>
                          <w:rFonts w:cs="Times New Roman"/>
                          <w:sz w:val="21"/>
                          <w:szCs w:val="26"/>
                        </w:rPr>
                      </w:pPr>
                      <w:r>
                        <w:rPr>
                          <w:rFonts w:cs="Times New Roman"/>
                          <w:sz w:val="21"/>
                          <w:szCs w:val="26"/>
                        </w:rPr>
                        <w:t>Figure 6</w:t>
                      </w:r>
                      <w:r w:rsidRPr="001C038B">
                        <w:rPr>
                          <w:rFonts w:cs="Times New Roman"/>
                          <w:sz w:val="21"/>
                          <w:szCs w:val="26"/>
                        </w:rPr>
                        <w:t xml:space="preserve">:  Predictions of the production of </w:t>
                      </w:r>
                      <w:r>
                        <w:rPr>
                          <w:rFonts w:cs="Times New Roman"/>
                          <w:sz w:val="21"/>
                          <w:szCs w:val="26"/>
                          <w:vertAlign w:val="superscript"/>
                        </w:rPr>
                        <w:t>5</w:t>
                      </w:r>
                      <w:r w:rsidRPr="001C038B">
                        <w:rPr>
                          <w:rFonts w:cs="Times New Roman"/>
                          <w:sz w:val="21"/>
                          <w:szCs w:val="26"/>
                          <w:vertAlign w:val="superscript"/>
                        </w:rPr>
                        <w:t>2</w:t>
                      </w:r>
                      <w:r>
                        <w:rPr>
                          <w:rFonts w:cs="Times New Roman"/>
                          <w:sz w:val="21"/>
                          <w:szCs w:val="26"/>
                          <w:vertAlign w:val="superscript"/>
                        </w:rPr>
                        <w:t>m</w:t>
                      </w:r>
                      <w:r>
                        <w:rPr>
                          <w:rFonts w:cs="Times New Roman"/>
                          <w:sz w:val="21"/>
                          <w:szCs w:val="26"/>
                        </w:rPr>
                        <w:t>Mn (2</w:t>
                      </w:r>
                      <w:r>
                        <w:rPr>
                          <w:rFonts w:cs="Times New Roman"/>
                          <w:sz w:val="21"/>
                          <w:szCs w:val="26"/>
                          <w:vertAlign w:val="superscript"/>
                        </w:rPr>
                        <w:t>+</w:t>
                      </w:r>
                      <w:r>
                        <w:rPr>
                          <w:rFonts w:cs="Times New Roman"/>
                          <w:sz w:val="21"/>
                          <w:szCs w:val="26"/>
                        </w:rPr>
                        <w:t>)/</w:t>
                      </w:r>
                      <w:r>
                        <w:rPr>
                          <w:rFonts w:cs="Times New Roman"/>
                          <w:sz w:val="21"/>
                          <w:szCs w:val="26"/>
                          <w:vertAlign w:val="superscript"/>
                        </w:rPr>
                        <w:t>5</w:t>
                      </w:r>
                      <w:r w:rsidRPr="001C038B">
                        <w:rPr>
                          <w:rFonts w:cs="Times New Roman"/>
                          <w:sz w:val="21"/>
                          <w:szCs w:val="26"/>
                          <w:vertAlign w:val="superscript"/>
                        </w:rPr>
                        <w:t>2</w:t>
                      </w:r>
                      <w:r>
                        <w:rPr>
                          <w:rFonts w:cs="Times New Roman"/>
                          <w:sz w:val="21"/>
                          <w:szCs w:val="26"/>
                          <w:vertAlign w:val="superscript"/>
                        </w:rPr>
                        <w:t>g</w:t>
                      </w:r>
                      <w:r>
                        <w:rPr>
                          <w:rFonts w:cs="Times New Roman"/>
                          <w:sz w:val="21"/>
                          <w:szCs w:val="26"/>
                        </w:rPr>
                        <w:t>Mn(6</w:t>
                      </w:r>
                      <w:r>
                        <w:rPr>
                          <w:rFonts w:cs="Times New Roman"/>
                          <w:sz w:val="21"/>
                          <w:szCs w:val="26"/>
                          <w:vertAlign w:val="superscript"/>
                        </w:rPr>
                        <w:t>+</w:t>
                      </w:r>
                      <w:r>
                        <w:rPr>
                          <w:rFonts w:cs="Times New Roman"/>
                          <w:sz w:val="21"/>
                          <w:szCs w:val="26"/>
                        </w:rPr>
                        <w:t>) isomer-to-ground state ratio as a function of energy for the Gilbert and Cameron level density (left) and using the 6 level density models available in TALYS (right)</w:t>
                      </w:r>
                      <w:r w:rsidRPr="001C038B">
                        <w:rPr>
                          <w:rFonts w:cs="Times New Roman"/>
                          <w:sz w:val="21"/>
                          <w:szCs w:val="26"/>
                        </w:rPr>
                        <w:t xml:space="preserve">. </w:t>
                      </w:r>
                    </w:p>
                    <w:p w14:paraId="4B012A76" w14:textId="77777777" w:rsidR="001E5C8B" w:rsidRPr="00F86780" w:rsidRDefault="001E5C8B" w:rsidP="001C038B">
                      <w:pPr>
                        <w:widowControl w:val="0"/>
                        <w:autoSpaceDE w:val="0"/>
                        <w:autoSpaceDN w:val="0"/>
                        <w:adjustRightInd w:val="0"/>
                        <w:spacing w:after="280"/>
                        <w:rPr>
                          <w:szCs w:val="26"/>
                        </w:rPr>
                      </w:pPr>
                    </w:p>
                  </w:txbxContent>
                </v:textbox>
                <w10:wrap type="square"/>
              </v:shape>
            </w:pict>
          </mc:Fallback>
        </mc:AlternateContent>
      </w:r>
      <w:r w:rsidR="002811BF">
        <w:rPr>
          <w:rFonts w:cs="Times New Roman"/>
        </w:rPr>
        <w:t>It should be noted that both the (n,n’</w:t>
      </w:r>
      <w:r w:rsidR="002811BF" w:rsidRPr="002811BF">
        <w:rPr>
          <w:rFonts w:ascii="Symbol" w:hAnsi="Symbol" w:cs="Times New Roman"/>
        </w:rPr>
        <w:t></w:t>
      </w:r>
      <w:r w:rsidR="002811BF">
        <w:rPr>
          <w:rFonts w:cs="Times New Roman"/>
        </w:rPr>
        <w:t xml:space="preserve">) and isomer-to-ground state ratio measurements could be performed as part of a program that supports improved neutron transport as described in Section II.B above, and a program of cross section measurements in support of medical isotope production described in sections IV below.  This reflects the interdependency between nuclear data over a wide range of applications.  </w:t>
      </w:r>
      <w:r>
        <w:rPr>
          <w:rFonts w:cs="Times New Roman"/>
        </w:rPr>
        <w:tab/>
      </w:r>
    </w:p>
    <w:p w14:paraId="66B828D7" w14:textId="77777777" w:rsidR="00E1045F" w:rsidRDefault="00E1045F" w:rsidP="00E1045F">
      <w:pPr>
        <w:pStyle w:val="Heading1"/>
      </w:pPr>
      <w:bookmarkStart w:id="121" w:name="_Toc530928032"/>
      <w:r>
        <w:t>National Security and Non-proliferation</w:t>
      </w:r>
      <w:bookmarkEnd w:id="121"/>
    </w:p>
    <w:p w14:paraId="23B096FD" w14:textId="77777777" w:rsidR="00E1045F" w:rsidRDefault="00E1045F" w:rsidP="00E1045F"/>
    <w:p w14:paraId="489D2042" w14:textId="65C1E187" w:rsidR="00E1045F" w:rsidRPr="00110187" w:rsidRDefault="00E1045F" w:rsidP="00E1045F">
      <w:pPr>
        <w:rPr>
          <w:rFonts w:cs="Times New Roman"/>
          <w:i/>
        </w:rPr>
      </w:pPr>
      <w:r w:rsidRPr="00110187">
        <w:rPr>
          <w:rFonts w:cs="Times New Roman"/>
          <w:i/>
        </w:rPr>
        <w:t>Something general from Cathy goes here.</w:t>
      </w:r>
    </w:p>
    <w:p w14:paraId="481EEEF4" w14:textId="77777777" w:rsidR="00E1045F" w:rsidRDefault="00E1045F" w:rsidP="00E1045F">
      <w:pPr>
        <w:rPr>
          <w:rFonts w:cs="Times New Roman"/>
        </w:rPr>
      </w:pPr>
    </w:p>
    <w:p w14:paraId="34011939" w14:textId="4203B7D7" w:rsidR="003134EB" w:rsidRDefault="003134EB" w:rsidP="00E1045F">
      <w:pPr>
        <w:pStyle w:val="Heading2"/>
      </w:pPr>
      <w:bookmarkStart w:id="122" w:name="_Toc530928033"/>
      <w:r>
        <w:t>Interpreting the reactor anti-neutrino spectrum</w:t>
      </w:r>
      <w:bookmarkEnd w:id="122"/>
    </w:p>
    <w:p w14:paraId="29316AF0" w14:textId="77777777" w:rsidR="003134EB" w:rsidRDefault="003134EB" w:rsidP="003134EB"/>
    <w:p w14:paraId="06160DBF" w14:textId="11CB800E" w:rsidR="00A01803" w:rsidRDefault="00E1045F" w:rsidP="00E34995">
      <w:pPr>
        <w:rPr>
          <w:rFonts w:cs="Times New Roman"/>
        </w:rPr>
      </w:pPr>
      <w:r>
        <w:rPr>
          <w:rFonts w:cs="Times New Roman"/>
        </w:rPr>
        <w:t xml:space="preserve">One canonical example of a non-proliferation activity where improvements in </w:t>
      </w:r>
      <w:r w:rsidR="005F46FE">
        <w:rPr>
          <w:rFonts w:cs="Times New Roman"/>
        </w:rPr>
        <w:t xml:space="preserve">multiple cross-cutting areas of </w:t>
      </w:r>
      <w:r>
        <w:rPr>
          <w:rFonts w:cs="Times New Roman"/>
        </w:rPr>
        <w:t xml:space="preserve">nuclear data are needed is the interpretation of the anti-neutrino spectrum from the prompt decay of fission fragments in the core of a nuclear reactor. </w:t>
      </w:r>
      <w:r w:rsidR="00E34995" w:rsidRPr="00E34995">
        <w:rPr>
          <w:rFonts w:cs="Times New Roman"/>
        </w:rPr>
        <w:t>Nuclear reactors are prolific sources of electron antineutrinos, producing about 10</w:t>
      </w:r>
      <w:r w:rsidR="00E34995" w:rsidRPr="00E34995">
        <w:rPr>
          <w:rFonts w:cs="Times New Roman"/>
          <w:vertAlign w:val="superscript"/>
        </w:rPr>
        <w:t>21</w:t>
      </w:r>
      <w:r w:rsidR="00E34995" w:rsidRPr="00E34995">
        <w:rPr>
          <w:rFonts w:cs="Times New Roman"/>
        </w:rPr>
        <w:t xml:space="preserve"> antineutrinos per second for a typical power reactor.  These electron antineutrinos are produced by the beta-minus decay of the more than 800 neutron-rich fission fragments, which are the debris from the main source of energy generation in a reactor, the neutron induced fission of actinide nuclides.  These antineutrinos are also the only radiation escaping from the vessel of a safely operating nuclear </w:t>
      </w:r>
      <w:r w:rsidR="00A01803">
        <w:rPr>
          <w:rFonts w:cs="Times New Roman"/>
        </w:rPr>
        <w:t>reactor, making them ideally suited for reactor monitoring, even in the event that the actor operating the reactor refuses to cooperate with the international community.  R</w:t>
      </w:r>
      <w:r w:rsidR="00A01803" w:rsidRPr="00E34995">
        <w:rPr>
          <w:rFonts w:cs="Times New Roman"/>
        </w:rPr>
        <w:t xml:space="preserve">ecent technological advancements in electron antineutrino detection has made another dream a reality, </w:t>
      </w:r>
      <w:r w:rsidR="00A01803" w:rsidRPr="00E34995">
        <w:rPr>
          <w:rFonts w:cs="Times New Roman"/>
        </w:rPr>
        <w:lastRenderedPageBreak/>
        <w:t xml:space="preserve">monitoring the performance of nuclear reactors and tracking </w:t>
      </w:r>
      <w:r w:rsidR="00A01803" w:rsidRPr="00E34995">
        <w:rPr>
          <w:rFonts w:cs="Times New Roman"/>
          <w:vertAlign w:val="superscript"/>
        </w:rPr>
        <w:t>239</w:t>
      </w:r>
      <w:r w:rsidR="00A01803" w:rsidRPr="00E34995">
        <w:rPr>
          <w:rFonts w:cs="Times New Roman"/>
        </w:rPr>
        <w:t>Pu for non-proliferation treaty verification.   The WATCHMAN experiment in the UK has just started to explore this field [</w:t>
      </w:r>
      <w:r w:rsidR="00A01803">
        <w:rPr>
          <w:rFonts w:cs="Times New Roman"/>
        </w:rPr>
        <w:t>Cha18</w:t>
      </w:r>
      <w:r w:rsidR="00A01803" w:rsidRPr="00E34995">
        <w:rPr>
          <w:rFonts w:cs="Times New Roman"/>
        </w:rPr>
        <w:t>].  Furthermore, the possible use of antineutrino detectors for the detection of nuclear explosions has been discussed [</w:t>
      </w:r>
      <w:r w:rsidR="00A01803">
        <w:rPr>
          <w:rFonts w:cs="Times New Roman"/>
        </w:rPr>
        <w:t>CarAx</w:t>
      </w:r>
      <w:r w:rsidR="00A01803" w:rsidRPr="00E34995">
        <w:rPr>
          <w:rFonts w:cs="Times New Roman"/>
        </w:rPr>
        <w:t>].</w:t>
      </w:r>
    </w:p>
    <w:p w14:paraId="4E8FE85A" w14:textId="171A1BD3" w:rsidR="00E34995" w:rsidRPr="00E34995" w:rsidRDefault="00A01803" w:rsidP="00E34995">
      <w:pPr>
        <w:rPr>
          <w:rFonts w:cs="Times New Roman"/>
        </w:rPr>
      </w:pPr>
      <w:r>
        <w:rPr>
          <w:rFonts w:cs="Times New Roman"/>
        </w:rPr>
        <w:t xml:space="preserve"> </w:t>
      </w:r>
    </w:p>
    <w:p w14:paraId="01D19758" w14:textId="0890E2B0" w:rsidR="00E34995" w:rsidRPr="00E34995" w:rsidRDefault="00E34995" w:rsidP="00E34995">
      <w:pPr>
        <w:rPr>
          <w:rFonts w:cs="Times New Roman"/>
        </w:rPr>
      </w:pPr>
      <w:r w:rsidRPr="00E34995">
        <w:rPr>
          <w:rFonts w:cs="Times New Roman"/>
        </w:rPr>
        <w:t xml:space="preserve">Nuclear reactors have </w:t>
      </w:r>
      <w:r w:rsidR="00A01803">
        <w:rPr>
          <w:rFonts w:cs="Times New Roman"/>
        </w:rPr>
        <w:t xml:space="preserve">also </w:t>
      </w:r>
      <w:r w:rsidRPr="00E34995">
        <w:rPr>
          <w:rFonts w:cs="Times New Roman"/>
        </w:rPr>
        <w:t>been an essential tool to study the weak interaction.  Their large antineutrino flux was capitalized by Cowan and Reines to discover antineutrinos in 1956</w:t>
      </w:r>
      <w:r w:rsidR="00A01803">
        <w:rPr>
          <w:rFonts w:cs="Times New Roman"/>
        </w:rPr>
        <w:t xml:space="preserve"> [Cow56</w:t>
      </w:r>
      <w:r w:rsidRPr="00E34995">
        <w:rPr>
          <w:rFonts w:cs="Times New Roman"/>
        </w:rPr>
        <w:t>], more than 25 years after they were first hypothesized by Pauli in 1930 to explain the continuum electron spectra observed following beta-minus decay.   In the last few years, the transformation of electron antineutrinos into the other two flavors was beautifully measured by three large-scale experimental efforts, Daya Bay</w:t>
      </w:r>
      <w:r w:rsidR="00A01803">
        <w:rPr>
          <w:rFonts w:cs="Times New Roman"/>
        </w:rPr>
        <w:t xml:space="preserve"> [An16</w:t>
      </w:r>
      <w:r w:rsidRPr="00E34995">
        <w:rPr>
          <w:rFonts w:cs="Times New Roman"/>
        </w:rPr>
        <w:t>], Double Chooz</w:t>
      </w:r>
      <w:r w:rsidR="00A01803">
        <w:rPr>
          <w:rFonts w:cs="Times New Roman"/>
        </w:rPr>
        <w:t xml:space="preserve"> [Abe12</w:t>
      </w:r>
      <w:r w:rsidRPr="00E34995">
        <w:rPr>
          <w:rFonts w:cs="Times New Roman"/>
        </w:rPr>
        <w:t>] and RENO</w:t>
      </w:r>
      <w:r w:rsidR="00A01803">
        <w:rPr>
          <w:rFonts w:cs="Times New Roman"/>
        </w:rPr>
        <w:t xml:space="preserve"> [Cho16</w:t>
      </w:r>
      <w:r w:rsidRPr="00E34995">
        <w:rPr>
          <w:rFonts w:cs="Times New Roman"/>
        </w:rPr>
        <w:t>].   These experiments also confirmed a deficit of antineutrinos of about 5-9% at short distances that had been revealed in a 2011 re-analysis of the conversion procedure to obtain antineutrino spectra from the measured electron spectra</w:t>
      </w:r>
      <w:r w:rsidR="00A01803">
        <w:rPr>
          <w:rFonts w:cs="Times New Roman"/>
        </w:rPr>
        <w:t xml:space="preserve"> [Men11</w:t>
      </w:r>
      <w:r w:rsidRPr="00E34995">
        <w:rPr>
          <w:rFonts w:cs="Times New Roman"/>
        </w:rPr>
        <w:t>].</w:t>
      </w:r>
    </w:p>
    <w:p w14:paraId="1F83211B" w14:textId="77777777" w:rsidR="00A01803" w:rsidRDefault="00A01803" w:rsidP="00E34995">
      <w:pPr>
        <w:rPr>
          <w:rFonts w:cs="Times New Roman"/>
        </w:rPr>
      </w:pPr>
    </w:p>
    <w:p w14:paraId="7D6D5FCF" w14:textId="3306DA7E" w:rsidR="00E34995" w:rsidRDefault="00E34995" w:rsidP="00E34995">
      <w:pPr>
        <w:rPr>
          <w:rFonts w:cs="Times New Roman"/>
        </w:rPr>
      </w:pPr>
      <w:r w:rsidRPr="00E34995">
        <w:rPr>
          <w:rFonts w:cs="Times New Roman"/>
        </w:rPr>
        <w:t>This intriguing deficit, as well as a spectrum distortion, has triggered a new generation of very-short distance reactor experiments, such as NEOS (Korea) [</w:t>
      </w:r>
      <w:r w:rsidR="00A01803">
        <w:rPr>
          <w:rFonts w:cs="Times New Roman"/>
        </w:rPr>
        <w:t>Ko17</w:t>
      </w:r>
      <w:r w:rsidRPr="00E34995">
        <w:rPr>
          <w:rFonts w:cs="Times New Roman"/>
        </w:rPr>
        <w:t>], DANSS (Russia) [</w:t>
      </w:r>
      <w:r w:rsidR="00A01803">
        <w:rPr>
          <w:rFonts w:cs="Times New Roman"/>
        </w:rPr>
        <w:t>AleAx</w:t>
      </w:r>
      <w:r w:rsidRPr="00E34995">
        <w:rPr>
          <w:rFonts w:cs="Times New Roman"/>
        </w:rPr>
        <w:t>], STEREO (France) [</w:t>
      </w:r>
      <w:r w:rsidR="00A01803">
        <w:rPr>
          <w:rFonts w:cs="Times New Roman"/>
        </w:rPr>
        <w:t>AllAx</w:t>
      </w:r>
      <w:r w:rsidRPr="00E34995">
        <w:rPr>
          <w:rFonts w:cs="Times New Roman"/>
        </w:rPr>
        <w:t>], PROSPECT (USA) [</w:t>
      </w:r>
      <w:r w:rsidR="00A01803">
        <w:rPr>
          <w:rFonts w:cs="Times New Roman"/>
        </w:rPr>
        <w:t>Ash16</w:t>
      </w:r>
      <w:r w:rsidRPr="00E34995">
        <w:rPr>
          <w:rFonts w:cs="Times New Roman"/>
        </w:rPr>
        <w:t>], and SoLid (Belgium) [</w:t>
      </w:r>
      <w:r w:rsidR="00A01803">
        <w:rPr>
          <w:rFonts w:cs="Times New Roman"/>
        </w:rPr>
        <w:t>Kal17</w:t>
      </w:r>
      <w:r w:rsidRPr="00E34995">
        <w:rPr>
          <w:rFonts w:cs="Times New Roman"/>
        </w:rPr>
        <w:t>], whose first results are beginning to be made public.</w:t>
      </w:r>
      <w:r w:rsidR="00E1045F">
        <w:rPr>
          <w:rFonts w:cs="Times New Roman"/>
        </w:rPr>
        <w:t xml:space="preserve">  </w:t>
      </w:r>
      <w:r w:rsidRPr="00E34995">
        <w:rPr>
          <w:rFonts w:cs="Times New Roman"/>
        </w:rPr>
        <w:t>There are no signs of slowing down in the field of nuclear reactor antineutrinos, as the largest experiment to date, JUNO designed to measure the neutrino mass hierarchy should be ready f</w:t>
      </w:r>
      <w:r w:rsidR="00A01803">
        <w:rPr>
          <w:rFonts w:cs="Times New Roman"/>
        </w:rPr>
        <w:t>or data taking by 2021 [SalAx</w:t>
      </w:r>
      <w:r w:rsidRPr="00E34995">
        <w:rPr>
          <w:rFonts w:cs="Times New Roman"/>
        </w:rPr>
        <w:t>].  JUNO will feature a 20 Million-Ton detector at 80 km from A 27 GW nuclear power plant in China.</w:t>
      </w:r>
    </w:p>
    <w:p w14:paraId="28F8E18D" w14:textId="77777777" w:rsidR="00E1045F" w:rsidRPr="00E34995" w:rsidRDefault="00E1045F" w:rsidP="00E34995">
      <w:pPr>
        <w:rPr>
          <w:rFonts w:cs="Times New Roman"/>
        </w:rPr>
      </w:pPr>
    </w:p>
    <w:p w14:paraId="6801906B" w14:textId="25657E66" w:rsidR="00E34995" w:rsidRDefault="00E34995" w:rsidP="00E34995">
      <w:pPr>
        <w:rPr>
          <w:rFonts w:cs="Times New Roman"/>
        </w:rPr>
      </w:pPr>
      <w:r w:rsidRPr="00E34995">
        <w:rPr>
          <w:rFonts w:cs="Times New Roman"/>
        </w:rPr>
        <w:t xml:space="preserve">The antineutrino spectrum produced in a nuclear reactor is calculated as the sum of the spectra produced by each of the nuclear fuels, </w:t>
      </w:r>
      <w:r w:rsidRPr="00E34995">
        <w:rPr>
          <w:rFonts w:cs="Times New Roman"/>
          <w:vertAlign w:val="superscript"/>
        </w:rPr>
        <w:t>235,238</w:t>
      </w:r>
      <w:r w:rsidRPr="00E34995">
        <w:rPr>
          <w:rFonts w:cs="Times New Roman"/>
        </w:rPr>
        <w:t xml:space="preserve">U and </w:t>
      </w:r>
      <w:r w:rsidRPr="00E34995">
        <w:rPr>
          <w:rFonts w:cs="Times New Roman"/>
          <w:vertAlign w:val="superscript"/>
        </w:rPr>
        <w:t>239,241</w:t>
      </w:r>
      <w:r w:rsidRPr="00E34995">
        <w:rPr>
          <w:rFonts w:cs="Times New Roman"/>
        </w:rPr>
        <w:t>Pu, weighted by the respective fission fractions</w:t>
      </w:r>
      <w:r w:rsidR="00A01803">
        <w:rPr>
          <w:rFonts w:cs="Times New Roman"/>
        </w:rPr>
        <w:t xml:space="preserve"> [Vog81</w:t>
      </w:r>
      <w:r w:rsidRPr="00E34995">
        <w:rPr>
          <w:rFonts w:cs="Times New Roman"/>
        </w:rPr>
        <w:t xml:space="preserve">].   The spectra for each fuel can be calculated using nuclear databases, in what is commonly known as the ‘summation method’.   Alternatively, for </w:t>
      </w:r>
      <w:r w:rsidRPr="00E34995">
        <w:rPr>
          <w:rFonts w:cs="Times New Roman"/>
          <w:vertAlign w:val="superscript"/>
        </w:rPr>
        <w:t>235</w:t>
      </w:r>
      <w:r w:rsidRPr="00E34995">
        <w:rPr>
          <w:rFonts w:cs="Times New Roman"/>
        </w:rPr>
        <w:t xml:space="preserve">U and </w:t>
      </w:r>
      <w:r w:rsidRPr="00E34995">
        <w:rPr>
          <w:rFonts w:cs="Times New Roman"/>
          <w:vertAlign w:val="superscript"/>
        </w:rPr>
        <w:t>239,241</w:t>
      </w:r>
      <w:r w:rsidRPr="00E34995">
        <w:rPr>
          <w:rFonts w:cs="Times New Roman"/>
        </w:rPr>
        <w:t>Pu the spectra can also be calculated by converting the aggregate electron spectra measured at ILL in the 1980s [</w:t>
      </w:r>
      <w:r w:rsidR="00A01803">
        <w:rPr>
          <w:rFonts w:cs="Times New Roman"/>
        </w:rPr>
        <w:t>Fel82,Sch85,Hah89</w:t>
      </w:r>
      <w:r w:rsidRPr="00E34995">
        <w:rPr>
          <w:rFonts w:cs="Times New Roman"/>
        </w:rPr>
        <w:t xml:space="preserve">].   The current best predictions for the </w:t>
      </w:r>
      <w:r w:rsidRPr="00E34995">
        <w:rPr>
          <w:rFonts w:cs="Times New Roman"/>
          <w:vertAlign w:val="superscript"/>
        </w:rPr>
        <w:t>235</w:t>
      </w:r>
      <w:r w:rsidRPr="00E34995">
        <w:rPr>
          <w:rFonts w:cs="Times New Roman"/>
        </w:rPr>
        <w:t xml:space="preserve">U and </w:t>
      </w:r>
      <w:r w:rsidRPr="00E34995">
        <w:rPr>
          <w:rFonts w:cs="Times New Roman"/>
          <w:vertAlign w:val="superscript"/>
        </w:rPr>
        <w:t>239,241</w:t>
      </w:r>
      <w:r w:rsidRPr="00E34995">
        <w:rPr>
          <w:rFonts w:cs="Times New Roman"/>
        </w:rPr>
        <w:t>Pu are those by Huber [</w:t>
      </w:r>
      <w:r w:rsidR="00A01803">
        <w:rPr>
          <w:rFonts w:cs="Times New Roman"/>
        </w:rPr>
        <w:t>Hub11</w:t>
      </w:r>
      <w:r w:rsidRPr="00E34995">
        <w:rPr>
          <w:rFonts w:cs="Times New Roman"/>
        </w:rPr>
        <w:t xml:space="preserve">] using the conversion method, while for </w:t>
      </w:r>
      <w:r w:rsidRPr="00E34995">
        <w:rPr>
          <w:rFonts w:cs="Times New Roman"/>
          <w:vertAlign w:val="superscript"/>
        </w:rPr>
        <w:t>238</w:t>
      </w:r>
      <w:r w:rsidRPr="00E34995">
        <w:rPr>
          <w:rFonts w:cs="Times New Roman"/>
        </w:rPr>
        <w:t xml:space="preserve">U is that by Mueller </w:t>
      </w:r>
      <w:r w:rsidRPr="00E34995">
        <w:rPr>
          <w:rFonts w:cs="Times New Roman"/>
          <w:i/>
        </w:rPr>
        <w:t>et al.</w:t>
      </w:r>
      <w:r w:rsidRPr="00E34995">
        <w:rPr>
          <w:rFonts w:cs="Times New Roman"/>
        </w:rPr>
        <w:t xml:space="preserve"> [</w:t>
      </w:r>
      <w:r w:rsidR="00A01803">
        <w:rPr>
          <w:rFonts w:cs="Times New Roman"/>
        </w:rPr>
        <w:t>Mue11</w:t>
      </w:r>
      <w:r w:rsidRPr="00E34995">
        <w:rPr>
          <w:rFonts w:cs="Times New Roman"/>
        </w:rPr>
        <w:t>] using a hybrid conversion-summation method.</w:t>
      </w:r>
    </w:p>
    <w:p w14:paraId="41AEC501" w14:textId="77777777" w:rsidR="00A01803" w:rsidRPr="00E34995" w:rsidRDefault="00A01803" w:rsidP="00E34995">
      <w:pPr>
        <w:rPr>
          <w:rFonts w:cs="Times New Roman"/>
        </w:rPr>
      </w:pPr>
    </w:p>
    <w:p w14:paraId="1F0E3B67" w14:textId="270AC2AA" w:rsidR="00E34995" w:rsidRPr="00E34995" w:rsidRDefault="00E34995" w:rsidP="00E34995">
      <w:pPr>
        <w:rPr>
          <w:rFonts w:cs="Times New Roman"/>
        </w:rPr>
      </w:pPr>
      <w:r w:rsidRPr="00E34995">
        <w:rPr>
          <w:rFonts w:cs="Times New Roman"/>
        </w:rPr>
        <w:t>The use of nuclear databases to calculate antineutrino spectra is considered less precise than the conversion method due to deficiencies in the underlying fission and decay data, such as beta intensities [20], beta shape factors due to first-forbidden transitions [</w:t>
      </w:r>
      <w:r w:rsidR="00A01803">
        <w:rPr>
          <w:rFonts w:cs="Times New Roman"/>
        </w:rPr>
        <w:t>Hay14</w:t>
      </w:r>
      <w:r w:rsidRPr="00E34995">
        <w:rPr>
          <w:rFonts w:cs="Times New Roman"/>
        </w:rPr>
        <w:t>], evaluated libraries issues [</w:t>
      </w:r>
      <w:r w:rsidR="00A01803">
        <w:rPr>
          <w:rFonts w:cs="Times New Roman"/>
        </w:rPr>
        <w:t>Son15</w:t>
      </w:r>
      <w:r w:rsidRPr="00E34995">
        <w:rPr>
          <w:rFonts w:cs="Times New Roman"/>
        </w:rPr>
        <w:t>] and fission yields [</w:t>
      </w:r>
      <w:r w:rsidR="00A01803">
        <w:rPr>
          <w:rFonts w:cs="Times New Roman"/>
        </w:rPr>
        <w:t>Son16</w:t>
      </w:r>
      <w:r w:rsidRPr="00E34995">
        <w:rPr>
          <w:rFonts w:cs="Times New Roman"/>
        </w:rPr>
        <w:t>].   There have been considerable efforts in the last few years to improve this situation, including</w:t>
      </w:r>
      <w:ins w:id="123" w:author="Andrew" w:date="2018-12-02T16:19:00Z">
        <w:r w:rsidR="00E12110">
          <w:rPr>
            <w:rFonts w:cs="Times New Roman"/>
          </w:rPr>
          <w:t>:</w:t>
        </w:r>
      </w:ins>
      <w:r w:rsidRPr="00E34995">
        <w:rPr>
          <w:rFonts w:cs="Times New Roman"/>
        </w:rPr>
        <w:t xml:space="preserve"> (i) experimental campaigns in Jyvaskyla</w:t>
      </w:r>
      <w:r w:rsidR="00A01803">
        <w:rPr>
          <w:rFonts w:cs="Times New Roman"/>
        </w:rPr>
        <w:t xml:space="preserve"> [Alg10</w:t>
      </w:r>
      <w:r w:rsidRPr="00E34995">
        <w:rPr>
          <w:rFonts w:cs="Times New Roman"/>
        </w:rPr>
        <w:t>], ORNL</w:t>
      </w:r>
      <w:r w:rsidR="00A01803">
        <w:rPr>
          <w:rFonts w:cs="Times New Roman"/>
        </w:rPr>
        <w:t xml:space="preserve"> [Ras16</w:t>
      </w:r>
      <w:r w:rsidRPr="00E34995">
        <w:rPr>
          <w:rFonts w:cs="Times New Roman"/>
        </w:rPr>
        <w:t xml:space="preserve">] and ANL </w:t>
      </w:r>
      <w:r w:rsidR="00A01803">
        <w:rPr>
          <w:rFonts w:cs="Times New Roman"/>
        </w:rPr>
        <w:t>[MccTBD</w:t>
      </w:r>
      <w:r w:rsidRPr="00E34995">
        <w:rPr>
          <w:rFonts w:cs="Times New Roman"/>
        </w:rPr>
        <w:t>] to obtain highly precise values of beta intensities, which have been incorporated in the ENDF/B-VIII.0 decay data sub-library; (ii) measurements of isomeric ratios in ILL, Jyvaskyla and ANL; (iii) measurements of fission yields in GELINA</w:t>
      </w:r>
      <w:r w:rsidR="00A01803">
        <w:rPr>
          <w:rFonts w:cs="Times New Roman"/>
        </w:rPr>
        <w:t xml:space="preserve"> [Viv00</w:t>
      </w:r>
      <w:r w:rsidRPr="00E34995">
        <w:rPr>
          <w:rFonts w:cs="Times New Roman"/>
        </w:rPr>
        <w:t xml:space="preserve">], GSI </w:t>
      </w:r>
      <w:r w:rsidR="00A01803">
        <w:rPr>
          <w:rFonts w:cs="Times New Roman"/>
        </w:rPr>
        <w:t>[Pel17</w:t>
      </w:r>
      <w:r w:rsidRPr="00E34995">
        <w:rPr>
          <w:rFonts w:cs="Times New Roman"/>
        </w:rPr>
        <w:t>] and LANL</w:t>
      </w:r>
      <w:r w:rsidR="00A01803">
        <w:rPr>
          <w:rFonts w:cs="Times New Roman"/>
        </w:rPr>
        <w:t xml:space="preserve"> [Duk16</w:t>
      </w:r>
      <w:r w:rsidRPr="00E34995">
        <w:rPr>
          <w:rFonts w:cs="Times New Roman"/>
        </w:rPr>
        <w:t xml:space="preserve">]; (iv) a recent IAEA Coordinated Research Project on </w:t>
      </w:r>
      <w:r w:rsidRPr="00E34995">
        <w:rPr>
          <w:rFonts w:cs="Times New Roman"/>
        </w:rPr>
        <w:lastRenderedPageBreak/>
        <w:t xml:space="preserve">beta-delayed neutron emitters </w:t>
      </w:r>
      <w:r w:rsidR="00A01803">
        <w:rPr>
          <w:rFonts w:cs="Times New Roman"/>
        </w:rPr>
        <w:t>[DimXX</w:t>
      </w:r>
      <w:r w:rsidRPr="00E34995">
        <w:rPr>
          <w:rFonts w:cs="Times New Roman"/>
        </w:rPr>
        <w:t>] that would improve the derivation of cumulative fission yields from independent ones.   Also planned are measurements of beta shape factors as well as a new IAEA Coordinated Research Project to evaluate fission yields.</w:t>
      </w:r>
    </w:p>
    <w:p w14:paraId="0009B2CB" w14:textId="4DDB75C3" w:rsidR="00E34995" w:rsidRDefault="00E34995" w:rsidP="00E34995">
      <w:pPr>
        <w:rPr>
          <w:rFonts w:cs="Times New Roman"/>
        </w:rPr>
      </w:pPr>
      <w:r w:rsidRPr="00E34995">
        <w:rPr>
          <w:rFonts w:cs="Times New Roman"/>
        </w:rPr>
        <w:t>Another issue affecting the summation method is the lack of fission yield correlation matrices in the evaluated fission data libraries.   As a result, uncertainties cannot be fully computed.  There has been some progress in this area, for instance, the ongoing OECD-NEA subgroup 44 will incorporate this topic</w:t>
      </w:r>
      <w:r w:rsidR="00A01803">
        <w:rPr>
          <w:rFonts w:cs="Times New Roman"/>
        </w:rPr>
        <w:t xml:space="preserve"> [Sob</w:t>
      </w:r>
      <w:r w:rsidR="00575BED">
        <w:rPr>
          <w:rFonts w:cs="Times New Roman"/>
        </w:rPr>
        <w:t>XX</w:t>
      </w:r>
      <w:r w:rsidRPr="00E34995">
        <w:rPr>
          <w:rFonts w:cs="Times New Roman"/>
        </w:rPr>
        <w:t>].</w:t>
      </w:r>
    </w:p>
    <w:p w14:paraId="2B001D9D" w14:textId="77777777" w:rsidR="00575BED" w:rsidRPr="00E34995" w:rsidRDefault="00575BED" w:rsidP="00E34995">
      <w:pPr>
        <w:rPr>
          <w:rFonts w:cs="Times New Roman"/>
        </w:rPr>
      </w:pPr>
    </w:p>
    <w:p w14:paraId="0F1CB718" w14:textId="4CB06628" w:rsidR="00E34995" w:rsidRDefault="00E34995" w:rsidP="00E34995">
      <w:pPr>
        <w:rPr>
          <w:rFonts w:cs="Times New Roman"/>
        </w:rPr>
      </w:pPr>
      <w:r w:rsidRPr="00E34995">
        <w:rPr>
          <w:rFonts w:cs="Times New Roman"/>
        </w:rPr>
        <w:t>The summation method has been recently applied in two different situations.   First, it has been shown that the Daya Bay fuel evolution data</w:t>
      </w:r>
      <w:r w:rsidR="00575BED">
        <w:rPr>
          <w:rFonts w:cs="Times New Roman"/>
        </w:rPr>
        <w:t xml:space="preserve"> [An17</w:t>
      </w:r>
      <w:r w:rsidRPr="00E34995">
        <w:rPr>
          <w:rFonts w:cs="Times New Roman"/>
        </w:rPr>
        <w:t>] can be explained by summation calculations inc</w:t>
      </w:r>
      <w:r w:rsidR="00575BED">
        <w:rPr>
          <w:rFonts w:cs="Times New Roman"/>
        </w:rPr>
        <w:t>luding an anomaly of about 4% [Hay18</w:t>
      </w:r>
      <w:r w:rsidRPr="00E34995">
        <w:rPr>
          <w:rFonts w:cs="Times New Roman"/>
        </w:rPr>
        <w:t>].   Second, a novel method to analyze the Daya Bay spectrum revealed the signature of 4 individual fission products, while the same method applied to the electron spectra revealed two additional fission products</w:t>
      </w:r>
      <w:r w:rsidR="00575BED">
        <w:rPr>
          <w:rFonts w:cs="Times New Roman"/>
        </w:rPr>
        <w:t xml:space="preserve"> [Son18</w:t>
      </w:r>
      <w:r w:rsidRPr="00E34995">
        <w:rPr>
          <w:rFonts w:cs="Times New Roman"/>
        </w:rPr>
        <w:t xml:space="preserve">].   </w:t>
      </w:r>
    </w:p>
    <w:p w14:paraId="3E7CCFBA" w14:textId="77777777" w:rsidR="00575BED" w:rsidRPr="00E34995" w:rsidRDefault="00575BED" w:rsidP="00E34995">
      <w:pPr>
        <w:rPr>
          <w:rFonts w:cs="Times New Roman"/>
        </w:rPr>
      </w:pPr>
    </w:p>
    <w:p w14:paraId="5BA8C0AD" w14:textId="0DC671BC" w:rsidR="00E34995" w:rsidRDefault="00E34995" w:rsidP="00E34995">
      <w:pPr>
        <w:rPr>
          <w:rFonts w:cs="Times New Roman"/>
        </w:rPr>
      </w:pPr>
      <w:r w:rsidRPr="00E34995">
        <w:rPr>
          <w:rFonts w:cs="Times New Roman"/>
        </w:rPr>
        <w:t xml:space="preserve">The conversion method is not fully free of issues, either.  To start, it is based on a single set of measurements; also, its most basic premise, the description of a level to level spectrum using a particular formalism has not been tested as highly precise measurements of electron spectra for fission products above the inverse beta decay cross section threshold have not been published.    As a result, while more precise than the summation method, it is nevertheless considerably less reliable.  </w:t>
      </w:r>
      <w:r w:rsidR="00575BED">
        <w:rPr>
          <w:rFonts w:cs="Times New Roman"/>
        </w:rPr>
        <w:t xml:space="preserve">   A recent article [Son17</w:t>
      </w:r>
      <w:r w:rsidRPr="00E34995">
        <w:rPr>
          <w:rFonts w:cs="Times New Roman"/>
        </w:rPr>
        <w:t>] reviewed the different Fermi functions available for the calculation of spectra and showed that a linear correction factor of 6%/MeV could explain the anomaly.</w:t>
      </w:r>
    </w:p>
    <w:p w14:paraId="1105EA74" w14:textId="77777777" w:rsidR="00575BED" w:rsidRPr="00E34995" w:rsidRDefault="00575BED" w:rsidP="00E34995">
      <w:pPr>
        <w:rPr>
          <w:rFonts w:cs="Times New Roman"/>
        </w:rPr>
      </w:pPr>
    </w:p>
    <w:p w14:paraId="7BE65A77" w14:textId="4EBF89C4" w:rsidR="00110187" w:rsidRPr="00110187" w:rsidRDefault="00110187" w:rsidP="00110187">
      <w:pPr>
        <w:rPr>
          <w:rFonts w:cs="Times New Roman"/>
        </w:rPr>
      </w:pPr>
      <w:r w:rsidRPr="00110187">
        <w:rPr>
          <w:rFonts w:cs="Times New Roman"/>
          <w:noProof/>
        </w:rPr>
        <mc:AlternateContent>
          <mc:Choice Requires="wps">
            <w:drawing>
              <wp:anchor distT="0" distB="0" distL="114300" distR="114300" simplePos="0" relativeHeight="251667456" behindDoc="0" locked="0" layoutInCell="1" allowOverlap="1" wp14:anchorId="4245C58E" wp14:editId="08B0113F">
                <wp:simplePos x="0" y="0"/>
                <wp:positionH relativeFrom="column">
                  <wp:posOffset>3242945</wp:posOffset>
                </wp:positionH>
                <wp:positionV relativeFrom="paragraph">
                  <wp:posOffset>321945</wp:posOffset>
                </wp:positionV>
                <wp:extent cx="2786380" cy="2426335"/>
                <wp:effectExtent l="0" t="0" r="0" b="12065"/>
                <wp:wrapSquare wrapText="bothSides"/>
                <wp:docPr id="33" name="Text Box 33"/>
                <wp:cNvGraphicFramePr/>
                <a:graphic xmlns:a="http://schemas.openxmlformats.org/drawingml/2006/main">
                  <a:graphicData uri="http://schemas.microsoft.com/office/word/2010/wordprocessingShape">
                    <wps:wsp>
                      <wps:cNvSpPr txBox="1"/>
                      <wps:spPr>
                        <a:xfrm flipH="1">
                          <a:off x="0" y="0"/>
                          <a:ext cx="2786380" cy="2426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B2092B" w14:textId="77777777" w:rsidR="001E5C8B" w:rsidRPr="00110187" w:rsidRDefault="001E5C8B" w:rsidP="00110187">
                            <w:pPr>
                              <w:rPr>
                                <w:rFonts w:cs="Times New Roman"/>
                              </w:rPr>
                            </w:pPr>
                            <w:r w:rsidRPr="00110187">
                              <w:rPr>
                                <w:rFonts w:cs="Times New Roman"/>
                                <w:noProof/>
                              </w:rPr>
                              <w:drawing>
                                <wp:inline distT="0" distB="0" distL="0" distR="0" wp14:anchorId="77B79556" wp14:editId="58E909D7">
                                  <wp:extent cx="2692370" cy="1660901"/>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91" r="2515"/>
                                          <a:stretch/>
                                        </pic:blipFill>
                                        <pic:spPr bwMode="auto">
                                          <a:xfrm>
                                            <a:off x="0" y="0"/>
                                            <a:ext cx="2693591" cy="1661654"/>
                                          </a:xfrm>
                                          <a:prstGeom prst="rect">
                                            <a:avLst/>
                                          </a:prstGeom>
                                          <a:ln>
                                            <a:noFill/>
                                          </a:ln>
                                          <a:extLst>
                                            <a:ext uri="{53640926-AAD7-44D8-BBD7-CCE9431645EC}">
                                              <a14:shadowObscured xmlns:a14="http://schemas.microsoft.com/office/drawing/2010/main"/>
                                            </a:ext>
                                          </a:extLst>
                                        </pic:spPr>
                                      </pic:pic>
                                    </a:graphicData>
                                  </a:graphic>
                                </wp:inline>
                              </w:drawing>
                            </w:r>
                          </w:p>
                          <w:p w14:paraId="75166898" w14:textId="3A145F41" w:rsidR="001E5C8B" w:rsidRPr="00110187" w:rsidRDefault="001E5C8B" w:rsidP="00110187">
                            <w:pPr>
                              <w:rPr>
                                <w:rFonts w:cs="Times New Roman"/>
                              </w:rPr>
                            </w:pPr>
                            <w:r>
                              <w:rPr>
                                <w:rFonts w:cs="Times New Roman"/>
                              </w:rPr>
                              <w:t xml:space="preserve">Figure 7: </w:t>
                            </w:r>
                            <w:r w:rsidRPr="00110187">
                              <w:rPr>
                                <w:rFonts w:cs="Times New Roman"/>
                              </w:rPr>
                              <w:t xml:space="preserve">Difference in the FIER-predicted and observed yield of </w:t>
                            </w:r>
                            <w:r w:rsidRPr="00110187">
                              <w:rPr>
                                <w:rFonts w:cs="Times New Roman"/>
                                <w:vertAlign w:val="superscript"/>
                              </w:rPr>
                              <w:t>132</w:t>
                            </w:r>
                            <w:r w:rsidRPr="00110187">
                              <w:rPr>
                                <w:rFonts w:cs="Times New Roman"/>
                              </w:rPr>
                              <w:t xml:space="preserve">I as a function of time for a </w:t>
                            </w:r>
                            <w:r w:rsidRPr="00110187">
                              <w:rPr>
                                <w:rFonts w:cs="Times New Roman"/>
                                <w:vertAlign w:val="superscript"/>
                              </w:rPr>
                              <w:t>235</w:t>
                            </w:r>
                            <w:r w:rsidRPr="00110187">
                              <w:rPr>
                                <w:rFonts w:cs="Times New Roman"/>
                              </w:rPr>
                              <w:t>U sample irradiated at the GODIVA critical assembly taken from [Mat18].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5C58E" id="Text Box 33" o:spid="_x0000_s1034" type="#_x0000_t202" style="position:absolute;margin-left:255.35pt;margin-top:25.35pt;width:219.4pt;height:191.0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" filled="f" stroked="f">
                <v:textbox>
                  <w:txbxContent>
                    <w:p w14:paraId="1CB2092B" w14:textId="77777777" w:rsidR="001E5C8B" w:rsidRPr="00110187" w:rsidRDefault="001E5C8B" w:rsidP="00110187">
                      <w:pPr>
                        <w:rPr>
                          <w:rFonts w:cs="Times New Roman"/>
                        </w:rPr>
                      </w:pPr>
                      <w:r w:rsidRPr="00110187">
                        <w:rPr>
                          <w:rFonts w:cs="Times New Roman"/>
                          <w:noProof/>
                        </w:rPr>
                        <w:drawing>
                          <wp:inline distT="0" distB="0" distL="0" distR="0" wp14:anchorId="77B79556" wp14:editId="58E909D7">
                            <wp:extent cx="2692370" cy="1660901"/>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91" r="2515"/>
                                    <a:stretch/>
                                  </pic:blipFill>
                                  <pic:spPr bwMode="auto">
                                    <a:xfrm>
                                      <a:off x="0" y="0"/>
                                      <a:ext cx="2693591" cy="1661654"/>
                                    </a:xfrm>
                                    <a:prstGeom prst="rect">
                                      <a:avLst/>
                                    </a:prstGeom>
                                    <a:ln>
                                      <a:noFill/>
                                    </a:ln>
                                    <a:extLst>
                                      <a:ext uri="{53640926-AAD7-44D8-BBD7-CCE9431645EC}">
                                        <a14:shadowObscured xmlns:a14="http://schemas.microsoft.com/office/drawing/2010/main"/>
                                      </a:ext>
                                    </a:extLst>
                                  </pic:spPr>
                                </pic:pic>
                              </a:graphicData>
                            </a:graphic>
                          </wp:inline>
                        </w:drawing>
                      </w:r>
                    </w:p>
                    <w:p w14:paraId="75166898" w14:textId="3A145F41" w:rsidR="001E5C8B" w:rsidRPr="00110187" w:rsidRDefault="001E5C8B" w:rsidP="00110187">
                      <w:pPr>
                        <w:rPr>
                          <w:rFonts w:cs="Times New Roman"/>
                        </w:rPr>
                      </w:pPr>
                      <w:r>
                        <w:rPr>
                          <w:rFonts w:cs="Times New Roman"/>
                        </w:rPr>
                        <w:t xml:space="preserve">Figure 7: </w:t>
                      </w:r>
                      <w:r w:rsidRPr="00110187">
                        <w:rPr>
                          <w:rFonts w:cs="Times New Roman"/>
                        </w:rPr>
                        <w:t xml:space="preserve">Difference in the FIER-predicted and observed yield of </w:t>
                      </w:r>
                      <w:r w:rsidRPr="00110187">
                        <w:rPr>
                          <w:rFonts w:cs="Times New Roman"/>
                          <w:vertAlign w:val="superscript"/>
                        </w:rPr>
                        <w:t>132</w:t>
                      </w:r>
                      <w:r w:rsidRPr="00110187">
                        <w:rPr>
                          <w:rFonts w:cs="Times New Roman"/>
                        </w:rPr>
                        <w:t xml:space="preserve">I as a function of time for a </w:t>
                      </w:r>
                      <w:r w:rsidRPr="00110187">
                        <w:rPr>
                          <w:rFonts w:cs="Times New Roman"/>
                          <w:vertAlign w:val="superscript"/>
                        </w:rPr>
                        <w:t>235</w:t>
                      </w:r>
                      <w:r w:rsidRPr="00110187">
                        <w:rPr>
                          <w:rFonts w:cs="Times New Roman"/>
                        </w:rPr>
                        <w:t>U sample irradiated at the GODIVA critical assembly taken from [Mat18].</w:t>
                      </w:r>
                    </w:p>
                  </w:txbxContent>
                </v:textbox>
                <w10:wrap type="square"/>
              </v:shape>
            </w:pict>
          </mc:Fallback>
        </mc:AlternateContent>
      </w:r>
      <w:r w:rsidRPr="00110187">
        <w:rPr>
          <w:rFonts w:cs="Times New Roman"/>
        </w:rPr>
        <w:t xml:space="preserve">Given the dependence of the antineutrino signal on both decay and fission product yield data a series of sensitivity study-guided integral experiments, along the lines of critical assembly integral benchmarks, to validate the underlying nuclear data would provide a strong constraint on the underlying data.  One approach would involve irradiating fissile and fissionable samples in facilities with well-understood neutron spectra and comparing the observed delayed gamma-rays to a modeled spectrum produced using the Fission Induced Electromagnetic Response (FIER) code developed at Berkeley [Mat18].  FIER convolves fission product yield distributions and decay data to predict the gamma-ray spectrum after neutron irradiation.  The first example of its use involving a comparison to the delayed gamma-ray spectrum from a </w:t>
      </w:r>
      <w:r w:rsidRPr="00110187">
        <w:rPr>
          <w:rFonts w:cs="Times New Roman"/>
          <w:vertAlign w:val="superscript"/>
        </w:rPr>
        <w:t>235</w:t>
      </w:r>
      <w:r w:rsidRPr="00110187">
        <w:rPr>
          <w:rFonts w:cs="Times New Roman"/>
        </w:rPr>
        <w:t xml:space="preserve">U foil irradiated in the Godiva critical assembly indicated several cases were the </w:t>
      </w:r>
      <w:r w:rsidRPr="00110187">
        <w:rPr>
          <w:rFonts w:cs="Times New Roman"/>
        </w:rPr>
        <w:lastRenderedPageBreak/>
        <w:t xml:space="preserve">underlying fission yields or decay data required improvement.  One example, where the yield of the </w:t>
      </w:r>
      <w:r w:rsidRPr="00110187">
        <w:rPr>
          <w:rFonts w:cs="Times New Roman"/>
          <w:vertAlign w:val="superscript"/>
        </w:rPr>
        <w:t>132</w:t>
      </w:r>
      <w:r w:rsidRPr="00110187">
        <w:rPr>
          <w:rFonts w:cs="Times New Roman"/>
        </w:rPr>
        <w:t xml:space="preserve">I needed to be adjusted upward by 1.5s is shown in </w:t>
      </w:r>
      <w:r w:rsidR="004B0425">
        <w:rPr>
          <w:rFonts w:cs="Times New Roman"/>
        </w:rPr>
        <w:t>Figure 7</w:t>
      </w:r>
      <w:r w:rsidRPr="00110187">
        <w:rPr>
          <w:rFonts w:cs="Times New Roman"/>
        </w:rPr>
        <w:t xml:space="preserve">.  </w:t>
      </w:r>
    </w:p>
    <w:p w14:paraId="4F297048" w14:textId="77777777" w:rsidR="00110187" w:rsidRDefault="00110187" w:rsidP="00110187"/>
    <w:p w14:paraId="03C5471D" w14:textId="5DCA289E" w:rsidR="00110187" w:rsidRDefault="00110187" w:rsidP="00110187">
      <w:pPr>
        <w:rPr>
          <w:rFonts w:cs="Times New Roman"/>
        </w:rPr>
      </w:pPr>
      <w:r w:rsidRPr="00110187">
        <w:rPr>
          <w:rFonts w:cs="Times New Roman"/>
        </w:rPr>
        <w:t xml:space="preserve">These experiments would involve a sample of depleted </w:t>
      </w:r>
      <w:r w:rsidRPr="00110187">
        <w:rPr>
          <w:rFonts w:cs="Times New Roman"/>
          <w:vertAlign w:val="superscript"/>
        </w:rPr>
        <w:t>238</w:t>
      </w:r>
      <w:r w:rsidRPr="00110187">
        <w:rPr>
          <w:rFonts w:cs="Times New Roman"/>
        </w:rPr>
        <w:t>U since r</w:t>
      </w:r>
      <w:r>
        <w:rPr>
          <w:rFonts w:cs="Times New Roman"/>
        </w:rPr>
        <w:t xml:space="preserve">ecent results from IBD </w:t>
      </w:r>
      <w:r w:rsidRPr="00110187">
        <w:rPr>
          <w:rFonts w:cs="Times New Roman"/>
        </w:rPr>
        <w:t xml:space="preserve">indicate that the contribution to the observed anomaly in the antineutrino experiment can be attributed to issues with the </w:t>
      </w:r>
      <w:r w:rsidRPr="00110187">
        <w:rPr>
          <w:rFonts w:cs="Times New Roman"/>
          <w:vertAlign w:val="superscript"/>
        </w:rPr>
        <w:t>238</w:t>
      </w:r>
      <w:r w:rsidRPr="00110187">
        <w:rPr>
          <w:rFonts w:cs="Times New Roman"/>
        </w:rPr>
        <w:t xml:space="preserve">U(n,f) yields. </w:t>
      </w:r>
      <w:r>
        <w:rPr>
          <w:rFonts w:cs="Times New Roman"/>
        </w:rPr>
        <w:t>These</w:t>
      </w:r>
      <w:r w:rsidRPr="00110187">
        <w:rPr>
          <w:rFonts w:cs="Times New Roman"/>
        </w:rPr>
        <w:t xml:space="preserve"> </w:t>
      </w:r>
      <w:r>
        <w:rPr>
          <w:rFonts w:cs="Times New Roman"/>
        </w:rPr>
        <w:t>measurements could be performed</w:t>
      </w:r>
      <w:r w:rsidRPr="00110187">
        <w:rPr>
          <w:rFonts w:cs="Times New Roman"/>
        </w:rPr>
        <w:t xml:space="preserve"> at</w:t>
      </w:r>
      <w:r>
        <w:rPr>
          <w:rFonts w:cs="Times New Roman"/>
        </w:rPr>
        <w:t xml:space="preserve"> the</w:t>
      </w:r>
      <w:r w:rsidRPr="00110187">
        <w:rPr>
          <w:rFonts w:cs="Times New Roman"/>
        </w:rPr>
        <w:t xml:space="preserve"> Godiva </w:t>
      </w:r>
      <w:r>
        <w:rPr>
          <w:rFonts w:cs="Times New Roman"/>
        </w:rPr>
        <w:t xml:space="preserve">in the same fashion as the </w:t>
      </w:r>
      <w:r>
        <w:rPr>
          <w:rFonts w:cs="Times New Roman"/>
          <w:vertAlign w:val="superscript"/>
        </w:rPr>
        <w:t>235</w:t>
      </w:r>
      <w:r>
        <w:rPr>
          <w:rFonts w:cs="Times New Roman"/>
        </w:rPr>
        <w:t>U irradiation used to validate FIER, or</w:t>
      </w:r>
      <w:r w:rsidRPr="00110187">
        <w:rPr>
          <w:rFonts w:cs="Times New Roman"/>
        </w:rPr>
        <w:t xml:space="preserve"> other well-documented fast neutron facilities including the thick target deuteron break neutron source at the LBNL 88-Inch cyclotron [Har18] and the High Flux Neutron Generator at UC-Berkeley [All18] and compare the results to the FIER predictions to inform both the fission yield and decay data for </w:t>
      </w:r>
      <w:r w:rsidRPr="00110187">
        <w:rPr>
          <w:rFonts w:cs="Times New Roman"/>
          <w:vertAlign w:val="superscript"/>
        </w:rPr>
        <w:t>238</w:t>
      </w:r>
      <w:r w:rsidRPr="00110187">
        <w:rPr>
          <w:rFonts w:cs="Times New Roman"/>
        </w:rPr>
        <w:t xml:space="preserve">U(n,f). </w:t>
      </w:r>
    </w:p>
    <w:p w14:paraId="22431C80" w14:textId="77777777" w:rsidR="00156FE8" w:rsidRDefault="00156FE8" w:rsidP="00110187">
      <w:pPr>
        <w:rPr>
          <w:rFonts w:cs="Times New Roman"/>
        </w:rPr>
      </w:pPr>
    </w:p>
    <w:p w14:paraId="75EB79E0" w14:textId="71BAB1C7" w:rsidR="008B3427" w:rsidRDefault="008B3427" w:rsidP="008B3427">
      <w:pPr>
        <w:pStyle w:val="Heading2"/>
      </w:pPr>
      <w:bookmarkStart w:id="124" w:name="_Toc530928034"/>
      <w:r>
        <w:t>Improved (n,x</w:t>
      </w:r>
      <w:r w:rsidRPr="000B20FD">
        <w:rPr>
          <w:rFonts w:ascii="Symbol" w:hAnsi="Symbol"/>
        </w:rPr>
        <w:t></w:t>
      </w:r>
      <w:r>
        <w:t>) data</w:t>
      </w:r>
      <w:r w:rsidR="00156FE8">
        <w:t xml:space="preserve"> for active interrogation</w:t>
      </w:r>
      <w:bookmarkEnd w:id="124"/>
    </w:p>
    <w:p w14:paraId="03A9220F" w14:textId="77777777" w:rsidR="00156FE8" w:rsidRDefault="00156FE8" w:rsidP="00BD31B1"/>
    <w:p w14:paraId="0A8C5ED6" w14:textId="06204CC3" w:rsidR="00156FE8" w:rsidRDefault="000B20FD" w:rsidP="00BD31B1">
      <w:r>
        <w:t xml:space="preserve">An invaluable tool for determining the presence of fissile materials for non-proliferation involves prompt neutron- and gamma-ray spectroscopy coupled to a DT neutron sources with associated particle imaging (DT-API).   DT-API sources allow tracking of the trajectory of individual </w:t>
      </w:r>
      <w:r w:rsidR="00871C2E">
        <w:t>neutrons, thereby greatly decreasing backgrou</w:t>
      </w:r>
      <w:r w:rsidR="00A6586E">
        <w:t xml:space="preserve">nd from scattered neutrons.  The signal </w:t>
      </w:r>
      <w:r w:rsidR="00D00738">
        <w:t xml:space="preserve">from DT-API generators includes long-chain gamma-ray emission from </w:t>
      </w:r>
      <w:r w:rsidR="00BD31B1">
        <w:t xml:space="preserve">multiple fission events </w:t>
      </w:r>
      <w:r w:rsidR="008851DF">
        <w:t>[Pra12</w:t>
      </w:r>
      <w:r w:rsidR="00BD31B1">
        <w:t>,Nak10</w:t>
      </w:r>
      <w:r w:rsidR="00D00738">
        <w:t>]</w:t>
      </w:r>
      <w:r w:rsidR="00D12566">
        <w:t xml:space="preserve"> as well as prompt gamma- and neutron scattering on a wide range of low- and high-Z materials</w:t>
      </w:r>
      <w:r w:rsidR="00D00738">
        <w:t xml:space="preserve">.   </w:t>
      </w:r>
    </w:p>
    <w:p w14:paraId="1483E8EE" w14:textId="77777777" w:rsidR="00D0231D" w:rsidRDefault="00D0231D" w:rsidP="00BD31B1"/>
    <w:p w14:paraId="238BBBAB" w14:textId="7C8BC88B" w:rsidR="00D0231D" w:rsidRDefault="00D0231D" w:rsidP="00BD31B1">
      <w:r>
        <w:t>The interpretation of this data requires detailed knowledge of both the dou</w:t>
      </w:r>
      <w:r w:rsidR="005B768C">
        <w:t xml:space="preserve">ble-differential neutron scattering and gamma-ray production cross sections from fast down to thermal neutron energies.  </w:t>
      </w:r>
      <w:r w:rsidR="00534E5E">
        <w:t>The Evaluated Gamma Activation File [Fir14] provides partial gamma-ray cross section data for transitions between discrete states following thermal neutron capture.  At higher energies the Atlas of Gamma-rays from the Scattering</w:t>
      </w:r>
      <w:r w:rsidR="00064530">
        <w:t xml:space="preserve"> of Reactor Fast Neutrons [Dem78</w:t>
      </w:r>
      <w:r w:rsidR="00534E5E">
        <w:t>] which has recently been compiled into a database and reconciled to reflect state-of-the-art gamma-ray energies from ENSDF [Hur18]</w:t>
      </w:r>
      <w:r w:rsidR="002671E2">
        <w:t xml:space="preserve"> offers discrete gamma-ray cross sections for irradiation with fast fission neutrons.  </w:t>
      </w:r>
    </w:p>
    <w:p w14:paraId="17719F19" w14:textId="77777777" w:rsidR="00F0732B" w:rsidRDefault="00F0732B" w:rsidP="00BD31B1"/>
    <w:p w14:paraId="7CF13F72" w14:textId="4A8B58E7" w:rsidR="00F0732B" w:rsidRPr="00156FE8" w:rsidRDefault="00F0732B" w:rsidP="00BD31B1">
      <w:r>
        <w:t xml:space="preserve">A program of measurements of gammas emitted from both discrete and QC states would require a relatively modest effort to set in place.  The data from these measurements could then be used to guide physics-based reaction model, such as the COH, TALYS or EMPIRE to ensure that the total gamma-ray production cross section is consistent with the total capture and scattering cross sections themselves.  </w:t>
      </w:r>
    </w:p>
    <w:p w14:paraId="3BBB861B" w14:textId="67CBCE2A" w:rsidR="00F27AB6" w:rsidRPr="00FD7FA8" w:rsidRDefault="00FF0DB1" w:rsidP="007C067C">
      <w:pPr>
        <w:pStyle w:val="Heading1"/>
      </w:pPr>
      <w:bookmarkStart w:id="125" w:name="_Toc530928035"/>
      <w:r w:rsidRPr="00FD7FA8">
        <w:t>Isotope Production</w:t>
      </w:r>
      <w:bookmarkEnd w:id="125"/>
    </w:p>
    <w:p w14:paraId="6DB36AA3" w14:textId="04047910" w:rsidR="00FF0DB1" w:rsidRPr="00FF0DB1" w:rsidRDefault="00FF0DB1" w:rsidP="00FF0DB1">
      <w:pPr>
        <w:pStyle w:val="Normal1"/>
        <w:rPr>
          <w:rFonts w:ascii="Times New Roman" w:hAnsi="Times New Roman" w:cs="Times New Roman"/>
          <w:sz w:val="24"/>
        </w:rPr>
      </w:pPr>
      <w:r w:rsidRPr="00FF0DB1">
        <w:rPr>
          <w:rFonts w:ascii="Times New Roman" w:hAnsi="Times New Roman" w:cs="Times New Roman"/>
          <w:sz w:val="24"/>
        </w:rPr>
        <w:t xml:space="preserve">The high energy density and wide range of decay lifetimes and chemical properties of </w:t>
      </w:r>
      <w:commentRangeStart w:id="126"/>
      <w:del w:id="127" w:author="Andrew" w:date="2018-12-08T15:42:00Z">
        <w:r w:rsidRPr="00FF0DB1" w:rsidDel="00833FCF">
          <w:rPr>
            <w:rFonts w:ascii="Times New Roman" w:hAnsi="Times New Roman" w:cs="Times New Roman"/>
            <w:sz w:val="24"/>
          </w:rPr>
          <w:delText xml:space="preserve">unstable </w:delText>
        </w:r>
      </w:del>
      <w:commentRangeEnd w:id="126"/>
      <w:r w:rsidR="00833FCF">
        <w:rPr>
          <w:rStyle w:val="CommentReference"/>
          <w:rFonts w:ascii="Times New Roman" w:eastAsiaTheme="minorHAnsi" w:hAnsi="Times New Roman" w:cstheme="minorBidi"/>
          <w:color w:val="auto"/>
        </w:rPr>
        <w:commentReference w:id="126"/>
      </w:r>
      <w:r w:rsidRPr="00FF0DB1">
        <w:rPr>
          <w:rFonts w:ascii="Times New Roman" w:hAnsi="Times New Roman" w:cs="Times New Roman"/>
          <w:sz w:val="24"/>
        </w:rPr>
        <w:t xml:space="preserve">radionuclides near the nuclear valley of stability make them an extremely versatile tool for applications ranging from the diagnosis and treatment of illness, to nuclear non-proliferation and </w:t>
      </w:r>
      <w:r w:rsidRPr="00FF0DB1">
        <w:rPr>
          <w:rFonts w:ascii="Times New Roman" w:hAnsi="Times New Roman" w:cs="Times New Roman"/>
          <w:sz w:val="24"/>
        </w:rPr>
        <w:lastRenderedPageBreak/>
        <w:t>environmental studies</w:t>
      </w:r>
      <w:ins w:id="128" w:author="Andrew" w:date="2018-12-08T15:45:00Z">
        <w:r w:rsidR="00833FCF">
          <w:rPr>
            <w:rFonts w:ascii="Times New Roman" w:hAnsi="Times New Roman" w:cs="Times New Roman"/>
            <w:sz w:val="24"/>
          </w:rPr>
          <w:t>,</w:t>
        </w:r>
      </w:ins>
      <w:r w:rsidRPr="00FF0DB1">
        <w:rPr>
          <w:rFonts w:ascii="Times New Roman" w:hAnsi="Times New Roman" w:cs="Times New Roman"/>
          <w:sz w:val="24"/>
        </w:rPr>
        <w:t xml:space="preserve"> to powering spacecraft to explore the outer reaches of the solar system and beyond. Furthermore, given that there are hundreds of unstable nuclei </w:t>
      </w:r>
      <w:del w:id="129" w:author="Andrew" w:date="2018-12-08T15:47:00Z">
        <w:r w:rsidRPr="00FF0DB1" w:rsidDel="00833FCF">
          <w:rPr>
            <w:rFonts w:ascii="Times New Roman" w:hAnsi="Times New Roman" w:cs="Times New Roman"/>
            <w:sz w:val="24"/>
          </w:rPr>
          <w:delText xml:space="preserve">known between Hydrogen and Californium </w:delText>
        </w:r>
      </w:del>
      <w:r w:rsidRPr="00FF0DB1">
        <w:rPr>
          <w:rFonts w:ascii="Times New Roman" w:hAnsi="Times New Roman" w:cs="Times New Roman"/>
          <w:sz w:val="24"/>
        </w:rPr>
        <w:t>with lifetimes in excess of 1 hour and less than 100 years</w:t>
      </w:r>
      <w:ins w:id="130" w:author="Andrew" w:date="2018-12-08T15:47:00Z">
        <w:r w:rsidR="00833FCF">
          <w:rPr>
            <w:rFonts w:ascii="Times New Roman" w:hAnsi="Times New Roman" w:cs="Times New Roman"/>
            <w:sz w:val="24"/>
          </w:rPr>
          <w:t xml:space="preserve"> </w:t>
        </w:r>
        <w:r w:rsidR="00833FCF" w:rsidRPr="00FF0DB1">
          <w:rPr>
            <w:rFonts w:ascii="Times New Roman" w:hAnsi="Times New Roman" w:cs="Times New Roman"/>
            <w:sz w:val="24"/>
          </w:rPr>
          <w:t>between Hydrogen and Californium</w:t>
        </w:r>
      </w:ins>
      <w:r w:rsidRPr="00FF0DB1">
        <w:rPr>
          <w:rFonts w:ascii="Times New Roman" w:hAnsi="Times New Roman" w:cs="Times New Roman"/>
          <w:sz w:val="24"/>
        </w:rPr>
        <w:t xml:space="preserve">, it is clear that we have barely scratched the surface of potential applications. </w:t>
      </w:r>
    </w:p>
    <w:p w14:paraId="170EECF3" w14:textId="0F25CA8D" w:rsidR="00FF0DB1" w:rsidRPr="00FF0DB1" w:rsidRDefault="00FF0DB1" w:rsidP="00FF0DB1">
      <w:pPr>
        <w:pStyle w:val="Normal1"/>
        <w:rPr>
          <w:rFonts w:ascii="Times New Roman" w:hAnsi="Times New Roman" w:cs="Times New Roman"/>
          <w:sz w:val="24"/>
        </w:rPr>
      </w:pPr>
      <w:r w:rsidRPr="00FF0DB1">
        <w:rPr>
          <w:rFonts w:ascii="Times New Roman" w:hAnsi="Times New Roman" w:cs="Times New Roman"/>
          <w:sz w:val="24"/>
        </w:rPr>
        <w:t xml:space="preserve">However, </w:t>
      </w:r>
      <w:del w:id="131" w:author="Andrew" w:date="2018-12-08T15:51:00Z">
        <w:r w:rsidRPr="00FF0DB1" w:rsidDel="00833FCF">
          <w:rPr>
            <w:rFonts w:ascii="Times New Roman" w:hAnsi="Times New Roman" w:cs="Times New Roman"/>
            <w:sz w:val="24"/>
          </w:rPr>
          <w:delText xml:space="preserve">in many cases </w:delText>
        </w:r>
      </w:del>
      <w:r w:rsidRPr="00FF0DB1">
        <w:rPr>
          <w:rFonts w:ascii="Times New Roman" w:hAnsi="Times New Roman" w:cs="Times New Roman"/>
          <w:sz w:val="24"/>
        </w:rPr>
        <w:t>there are significant uncertainties in both the reactions used to produce these radionuclides and/or the intensities and energies of the</w:t>
      </w:r>
      <w:ins w:id="132" w:author="Andrew" w:date="2018-12-08T15:51:00Z">
        <w:r w:rsidR="00833FCF">
          <w:rPr>
            <w:rFonts w:ascii="Times New Roman" w:hAnsi="Times New Roman" w:cs="Times New Roman"/>
            <w:sz w:val="24"/>
          </w:rPr>
          <w:t>ir decay</w:t>
        </w:r>
      </w:ins>
      <w:r w:rsidRPr="00FF0DB1">
        <w:rPr>
          <w:rFonts w:ascii="Times New Roman" w:hAnsi="Times New Roman" w:cs="Times New Roman"/>
          <w:sz w:val="24"/>
        </w:rPr>
        <w:t xml:space="preserve"> radiation</w:t>
      </w:r>
      <w:del w:id="133" w:author="Andrew" w:date="2018-12-08T15:51:00Z">
        <w:r w:rsidRPr="00FF0DB1" w:rsidDel="007B30D2">
          <w:rPr>
            <w:rFonts w:ascii="Times New Roman" w:hAnsi="Times New Roman" w:cs="Times New Roman"/>
            <w:sz w:val="24"/>
          </w:rPr>
          <w:delText xml:space="preserve"> they emit</w:delText>
        </w:r>
      </w:del>
      <w:r w:rsidRPr="00FF0DB1">
        <w:rPr>
          <w:rFonts w:ascii="Times New Roman" w:hAnsi="Times New Roman" w:cs="Times New Roman"/>
          <w:sz w:val="24"/>
        </w:rPr>
        <w:t xml:space="preserve">.  There have been numerous papers produced over the past 5 years detailing some of </w:t>
      </w:r>
      <w:ins w:id="134" w:author="Andrew" w:date="2018-12-08T15:52:00Z">
        <w:r w:rsidR="007B30D2">
          <w:rPr>
            <w:rFonts w:ascii="Times New Roman" w:hAnsi="Times New Roman" w:cs="Times New Roman"/>
            <w:sz w:val="24"/>
          </w:rPr>
          <w:t xml:space="preserve">the </w:t>
        </w:r>
      </w:ins>
      <w:r w:rsidRPr="00FF0DB1">
        <w:rPr>
          <w:rFonts w:ascii="Times New Roman" w:hAnsi="Times New Roman" w:cs="Times New Roman"/>
          <w:sz w:val="24"/>
        </w:rPr>
        <w:t xml:space="preserve">nuclear data needs associated with producing radionuclides for applications. For a comprehensive listing of nuclear data needs associated with radionuclides we refer the reader to the </w:t>
      </w:r>
      <w:ins w:id="135" w:author="Andrew" w:date="2018-12-08T15:48:00Z">
        <w:r w:rsidR="00833FCF">
          <w:rPr>
            <w:rFonts w:ascii="Times New Roman" w:hAnsi="Times New Roman" w:cs="Times New Roman"/>
            <w:sz w:val="24"/>
          </w:rPr>
          <w:t xml:space="preserve">summary </w:t>
        </w:r>
      </w:ins>
      <w:r w:rsidRPr="00FF0DB1">
        <w:rPr>
          <w:rFonts w:ascii="Times New Roman" w:hAnsi="Times New Roman" w:cs="Times New Roman"/>
          <w:sz w:val="24"/>
        </w:rPr>
        <w:t xml:space="preserve">whitepaper </w:t>
      </w:r>
      <w:del w:id="136" w:author="Andrew" w:date="2018-12-08T15:48:00Z">
        <w:r w:rsidRPr="00FF0DB1" w:rsidDel="00833FCF">
          <w:rPr>
            <w:rFonts w:ascii="Times New Roman" w:hAnsi="Times New Roman" w:cs="Times New Roman"/>
            <w:sz w:val="24"/>
          </w:rPr>
          <w:delText>written summarizing the results of</w:delText>
        </w:r>
      </w:del>
      <w:ins w:id="137" w:author="Andrew" w:date="2018-12-08T15:48:00Z">
        <w:r w:rsidR="00833FCF">
          <w:rPr>
            <w:rFonts w:ascii="Times New Roman" w:hAnsi="Times New Roman" w:cs="Times New Roman"/>
            <w:sz w:val="24"/>
          </w:rPr>
          <w:t>from</w:t>
        </w:r>
      </w:ins>
      <w:r w:rsidRPr="00FF0DB1">
        <w:rPr>
          <w:rFonts w:ascii="Times New Roman" w:hAnsi="Times New Roman" w:cs="Times New Roman"/>
          <w:sz w:val="24"/>
        </w:rPr>
        <w:t xml:space="preserve"> the Nuclear Data Needs and Capabilities for Applications Workshop held in Berkeley in 2015 [</w:t>
      </w:r>
      <w:r w:rsidR="005A0794">
        <w:rPr>
          <w:rFonts w:ascii="Times New Roman" w:hAnsi="Times New Roman" w:cs="Times New Roman"/>
          <w:sz w:val="24"/>
        </w:rPr>
        <w:t>Ndn15</w:t>
      </w:r>
      <w:r w:rsidRPr="00FF0DB1">
        <w:rPr>
          <w:rFonts w:ascii="Times New Roman" w:hAnsi="Times New Roman" w:cs="Times New Roman"/>
          <w:sz w:val="24"/>
        </w:rPr>
        <w:t xml:space="preserve">], </w:t>
      </w:r>
      <w:del w:id="138" w:author="Andrew" w:date="2018-12-08T15:49:00Z">
        <w:r w:rsidRPr="00FF0DB1" w:rsidDel="00833FCF">
          <w:rPr>
            <w:rFonts w:ascii="Times New Roman" w:hAnsi="Times New Roman" w:cs="Times New Roman"/>
            <w:sz w:val="24"/>
          </w:rPr>
          <w:delText>including especially</w:delText>
        </w:r>
      </w:del>
      <w:ins w:id="139" w:author="Andrew" w:date="2018-12-08T15:49:00Z">
        <w:r w:rsidR="00833FCF">
          <w:rPr>
            <w:rFonts w:ascii="Times New Roman" w:hAnsi="Times New Roman" w:cs="Times New Roman"/>
            <w:sz w:val="24"/>
          </w:rPr>
          <w:t>particularly</w:t>
        </w:r>
      </w:ins>
      <w:r w:rsidRPr="00FF0DB1">
        <w:rPr>
          <w:rFonts w:ascii="Times New Roman" w:hAnsi="Times New Roman" w:cs="Times New Roman"/>
          <w:sz w:val="24"/>
        </w:rPr>
        <w:t xml:space="preserve"> the reactions and isotopes listed in Appendix B.  Additional guidance regarding nuclear data needs for</w:t>
      </w:r>
      <w:ins w:id="140" w:author="Andrew" w:date="2018-12-08T15:50:00Z">
        <w:r w:rsidR="00833FCF">
          <w:rPr>
            <w:rFonts w:ascii="Times New Roman" w:hAnsi="Times New Roman" w:cs="Times New Roman"/>
            <w:sz w:val="24"/>
          </w:rPr>
          <w:t xml:space="preserve"> </w:t>
        </w:r>
        <w:r w:rsidR="00833FCF" w:rsidRPr="00FF0DB1">
          <w:rPr>
            <w:rFonts w:ascii="Times New Roman" w:hAnsi="Times New Roman" w:cs="Times New Roman"/>
            <w:sz w:val="24"/>
          </w:rPr>
          <w:t>medical</w:t>
        </w:r>
      </w:ins>
      <w:r w:rsidRPr="00FF0DB1">
        <w:rPr>
          <w:rFonts w:ascii="Times New Roman" w:hAnsi="Times New Roman" w:cs="Times New Roman"/>
          <w:sz w:val="24"/>
        </w:rPr>
        <w:t xml:space="preserve"> isotopes </w:t>
      </w:r>
      <w:del w:id="141" w:author="Andrew" w:date="2018-12-08T15:51:00Z">
        <w:r w:rsidRPr="00FF0DB1" w:rsidDel="00833FCF">
          <w:rPr>
            <w:rFonts w:ascii="Times New Roman" w:hAnsi="Times New Roman" w:cs="Times New Roman"/>
            <w:sz w:val="24"/>
          </w:rPr>
          <w:delText xml:space="preserve">used for medical applications </w:delText>
        </w:r>
      </w:del>
      <w:r w:rsidRPr="00FF0DB1">
        <w:rPr>
          <w:rFonts w:ascii="Times New Roman" w:hAnsi="Times New Roman" w:cs="Times New Roman"/>
          <w:sz w:val="24"/>
        </w:rPr>
        <w:t xml:space="preserve">can be found in a </w:t>
      </w:r>
      <w:r w:rsidR="005A0794">
        <w:rPr>
          <w:rFonts w:ascii="Times New Roman" w:hAnsi="Times New Roman" w:cs="Times New Roman"/>
          <w:sz w:val="24"/>
        </w:rPr>
        <w:t>recent series of IAEA studies [Iae</w:t>
      </w:r>
      <w:proofErr w:type="gramStart"/>
      <w:r w:rsidR="005A0794">
        <w:rPr>
          <w:rFonts w:ascii="Times New Roman" w:hAnsi="Times New Roman" w:cs="Times New Roman"/>
          <w:sz w:val="24"/>
        </w:rPr>
        <w:t>675,Iae</w:t>
      </w:r>
      <w:proofErr w:type="gramEnd"/>
      <w:r w:rsidR="005A0794">
        <w:rPr>
          <w:rFonts w:ascii="Times New Roman" w:hAnsi="Times New Roman" w:cs="Times New Roman"/>
          <w:sz w:val="24"/>
        </w:rPr>
        <w:t>596,Iae591</w:t>
      </w:r>
      <w:r w:rsidRPr="00FF0DB1">
        <w:rPr>
          <w:rFonts w:ascii="Times New Roman" w:hAnsi="Times New Roman" w:cs="Times New Roman"/>
          <w:sz w:val="24"/>
        </w:rPr>
        <w:t xml:space="preserve">] as well as an exhaustive paper from </w:t>
      </w:r>
      <w:proofErr w:type="spellStart"/>
      <w:r w:rsidRPr="00833FCF">
        <w:rPr>
          <w:rFonts w:ascii="Times New Roman" w:hAnsi="Times New Roman" w:cs="Times New Roman"/>
          <w:sz w:val="24"/>
          <w:rPrChange w:id="142" w:author="Andrew" w:date="2018-12-08T15:49:00Z">
            <w:rPr>
              <w:rFonts w:ascii="Times New Roman" w:hAnsi="Times New Roman" w:cs="Times New Roman"/>
              <w:i/>
              <w:sz w:val="24"/>
            </w:rPr>
          </w:rPrChange>
        </w:rPr>
        <w:t>Qaim</w:t>
      </w:r>
      <w:proofErr w:type="spellEnd"/>
      <w:r w:rsidRPr="00FF0DB1">
        <w:rPr>
          <w:rFonts w:ascii="Times New Roman" w:hAnsi="Times New Roman" w:cs="Times New Roman"/>
          <w:sz w:val="24"/>
        </w:rPr>
        <w:t xml:space="preserve"> </w:t>
      </w:r>
      <w:ins w:id="143" w:author="Andrew" w:date="2018-12-08T15:50:00Z">
        <w:r w:rsidR="00833FCF">
          <w:rPr>
            <w:rFonts w:ascii="Times New Roman" w:hAnsi="Times New Roman" w:cs="Times New Roman"/>
            <w:i/>
            <w:sz w:val="24"/>
          </w:rPr>
          <w:t xml:space="preserve">et al. </w:t>
        </w:r>
      </w:ins>
      <w:r w:rsidRPr="00FF0DB1">
        <w:rPr>
          <w:rFonts w:ascii="Times New Roman" w:hAnsi="Times New Roman" w:cs="Times New Roman"/>
          <w:sz w:val="24"/>
        </w:rPr>
        <w:t>[Qai17].</w:t>
      </w:r>
    </w:p>
    <w:p w14:paraId="32A4D1F6" w14:textId="52A5D537" w:rsidR="00FF0DB1" w:rsidRPr="00FF0DB1" w:rsidRDefault="00FF0DB1" w:rsidP="00FF0DB1">
      <w:pPr>
        <w:pStyle w:val="Normal1"/>
        <w:rPr>
          <w:rFonts w:ascii="Times New Roman" w:hAnsi="Times New Roman" w:cs="Times New Roman"/>
          <w:sz w:val="24"/>
        </w:rPr>
      </w:pPr>
      <w:r w:rsidRPr="00FF0DB1">
        <w:rPr>
          <w:rFonts w:ascii="Times New Roman" w:hAnsi="Times New Roman" w:cs="Times New Roman"/>
          <w:sz w:val="24"/>
        </w:rPr>
        <w:t>In this section we will focus on nuclear data needs associated with the production of radionuclides for medical imaging and therapeutic applications</w:t>
      </w:r>
      <w:ins w:id="144" w:author="Andrew" w:date="2018-12-08T15:53:00Z">
        <w:r w:rsidR="007B30D2">
          <w:rPr>
            <w:rFonts w:ascii="Times New Roman" w:hAnsi="Times New Roman" w:cs="Times New Roman"/>
            <w:sz w:val="24"/>
          </w:rPr>
          <w:t>,</w:t>
        </w:r>
      </w:ins>
      <w:r w:rsidRPr="00FF0DB1">
        <w:rPr>
          <w:rFonts w:ascii="Times New Roman" w:hAnsi="Times New Roman" w:cs="Times New Roman"/>
          <w:sz w:val="24"/>
        </w:rPr>
        <w:t xml:space="preserve"> due to its dominant role in society.  Over 20 million nuclear medicine procedures are performed e</w:t>
      </w:r>
      <w:r w:rsidR="005A0794">
        <w:rPr>
          <w:rFonts w:ascii="Times New Roman" w:hAnsi="Times New Roman" w:cs="Times New Roman"/>
          <w:sz w:val="24"/>
        </w:rPr>
        <w:t>ach year in the United States [Met09</w:t>
      </w:r>
      <w:r w:rsidRPr="00FF0DB1">
        <w:rPr>
          <w:rFonts w:ascii="Times New Roman" w:hAnsi="Times New Roman" w:cs="Times New Roman"/>
          <w:sz w:val="24"/>
        </w:rPr>
        <w:t xml:space="preserve">].  </w:t>
      </w:r>
      <w:r w:rsidRPr="00FF0DB1">
        <w:rPr>
          <w:rFonts w:ascii="Times New Roman" w:hAnsi="Times New Roman" w:cs="Times New Roman"/>
          <w:sz w:val="24"/>
          <w:vertAlign w:val="superscript"/>
        </w:rPr>
        <w:t>99m</w:t>
      </w:r>
      <w:r w:rsidRPr="00FF0DB1">
        <w:rPr>
          <w:rFonts w:ascii="Times New Roman" w:hAnsi="Times New Roman" w:cs="Times New Roman"/>
          <w:sz w:val="24"/>
        </w:rPr>
        <w:t>Tc (t</w:t>
      </w:r>
      <w:r w:rsidRPr="00FF0DB1">
        <w:rPr>
          <w:rFonts w:ascii="Times New Roman" w:hAnsi="Times New Roman" w:cs="Times New Roman"/>
          <w:sz w:val="24"/>
          <w:vertAlign w:val="subscript"/>
        </w:rPr>
        <w:t>½</w:t>
      </w:r>
      <w:r w:rsidRPr="00FF0DB1">
        <w:rPr>
          <w:rFonts w:ascii="Times New Roman" w:hAnsi="Times New Roman" w:cs="Times New Roman"/>
          <w:sz w:val="24"/>
        </w:rPr>
        <w:t>= 6.0067(5) hour)</w:t>
      </w:r>
      <w:ins w:id="145" w:author="Andrew" w:date="2018-12-08T15:59:00Z">
        <w:r w:rsidR="00CC1523">
          <w:rPr>
            <w:rFonts w:ascii="Times New Roman" w:hAnsi="Times New Roman" w:cs="Times New Roman"/>
            <w:sz w:val="24"/>
          </w:rPr>
          <w:t>,</w:t>
        </w:r>
      </w:ins>
      <w:r w:rsidRPr="00FF0DB1">
        <w:rPr>
          <w:rFonts w:ascii="Times New Roman" w:hAnsi="Times New Roman" w:cs="Times New Roman"/>
          <w:sz w:val="24"/>
        </w:rPr>
        <w:t xml:space="preserve"> which decays predominately via the emission of </w:t>
      </w:r>
      <w:ins w:id="146" w:author="Andrew" w:date="2018-12-08T15:59:00Z">
        <w:r w:rsidR="00CC1523">
          <w:rPr>
            <w:rFonts w:ascii="Times New Roman" w:hAnsi="Times New Roman" w:cs="Times New Roman"/>
            <w:sz w:val="24"/>
          </w:rPr>
          <w:t xml:space="preserve">a </w:t>
        </w:r>
      </w:ins>
      <w:r w:rsidRPr="00FF0DB1">
        <w:rPr>
          <w:rFonts w:ascii="Times New Roman" w:hAnsi="Times New Roman" w:cs="Times New Roman"/>
          <w:sz w:val="24"/>
        </w:rPr>
        <w:t>single 140 keV gamma-ray</w:t>
      </w:r>
      <w:ins w:id="147" w:author="Andrew" w:date="2018-12-08T15:59:00Z">
        <w:r w:rsidR="00CC1523">
          <w:rPr>
            <w:rFonts w:ascii="Times New Roman" w:hAnsi="Times New Roman" w:cs="Times New Roman"/>
            <w:sz w:val="24"/>
          </w:rPr>
          <w:t>,</w:t>
        </w:r>
      </w:ins>
      <w:r w:rsidRPr="00FF0DB1">
        <w:rPr>
          <w:rFonts w:ascii="Times New Roman" w:hAnsi="Times New Roman" w:cs="Times New Roman"/>
          <w:sz w:val="24"/>
        </w:rPr>
        <w:t xml:space="preserve"> is perhaps the most well-known medical </w:t>
      </w:r>
      <w:del w:id="148" w:author="Andrew" w:date="2018-12-08T16:18:00Z">
        <w:r w:rsidRPr="00FF0DB1" w:rsidDel="00070AA9">
          <w:rPr>
            <w:rFonts w:ascii="Times New Roman" w:hAnsi="Times New Roman" w:cs="Times New Roman"/>
            <w:sz w:val="24"/>
          </w:rPr>
          <w:delText>isotope</w:delText>
        </w:r>
      </w:del>
      <w:ins w:id="149" w:author="Andrew" w:date="2018-12-08T16:18:00Z">
        <w:r w:rsidR="00070AA9">
          <w:rPr>
            <w:rFonts w:ascii="Times New Roman" w:hAnsi="Times New Roman" w:cs="Times New Roman"/>
            <w:sz w:val="24"/>
          </w:rPr>
          <w:t>radionuclide</w:t>
        </w:r>
      </w:ins>
      <w:r w:rsidRPr="00FF0DB1">
        <w:rPr>
          <w:rFonts w:ascii="Times New Roman" w:hAnsi="Times New Roman" w:cs="Times New Roman"/>
          <w:sz w:val="24"/>
        </w:rPr>
        <w:t xml:space="preserve">, and is used in 80% of medical imaging procedures. The primary production route for this isotope is through </w:t>
      </w:r>
      <w:del w:id="150" w:author="Andrew" w:date="2018-12-08T16:19:00Z">
        <w:r w:rsidRPr="00FF0DB1" w:rsidDel="00070AA9">
          <w:rPr>
            <w:rFonts w:ascii="Times New Roman" w:hAnsi="Times New Roman" w:cs="Times New Roman"/>
            <w:sz w:val="24"/>
          </w:rPr>
          <w:delText xml:space="preserve">the longer-lived </w:delText>
        </w:r>
      </w:del>
      <w:r w:rsidRPr="00FF0DB1">
        <w:rPr>
          <w:rFonts w:ascii="Symbol" w:hAnsi="Symbol" w:cs="Times New Roman"/>
          <w:sz w:val="24"/>
        </w:rPr>
        <w:t></w:t>
      </w:r>
      <w:r w:rsidRPr="00FF0DB1">
        <w:rPr>
          <w:rFonts w:ascii="Times New Roman" w:hAnsi="Times New Roman" w:cs="Times New Roman"/>
          <w:sz w:val="24"/>
        </w:rPr>
        <w:t>-decay of a</w:t>
      </w:r>
      <w:ins w:id="151" w:author="Andrew" w:date="2018-12-08T16:19:00Z">
        <w:r w:rsidR="00070AA9">
          <w:rPr>
            <w:rFonts w:ascii="Times New Roman" w:hAnsi="Times New Roman" w:cs="Times New Roman"/>
            <w:sz w:val="24"/>
          </w:rPr>
          <w:t xml:space="preserve"> </w:t>
        </w:r>
        <w:r w:rsidR="00070AA9" w:rsidRPr="00FF0DB1">
          <w:rPr>
            <w:rFonts w:ascii="Times New Roman" w:hAnsi="Times New Roman" w:cs="Times New Roman"/>
            <w:sz w:val="24"/>
          </w:rPr>
          <w:t>longer-lived</w:t>
        </w:r>
      </w:ins>
      <w:r w:rsidRPr="00FF0DB1">
        <w:rPr>
          <w:rFonts w:ascii="Times New Roman" w:hAnsi="Times New Roman" w:cs="Times New Roman"/>
          <w:sz w:val="24"/>
        </w:rPr>
        <w:t xml:space="preserve"> </w:t>
      </w:r>
      <w:r w:rsidRPr="00FF0DB1">
        <w:rPr>
          <w:rFonts w:ascii="Times New Roman" w:hAnsi="Times New Roman" w:cs="Times New Roman"/>
          <w:sz w:val="24"/>
          <w:vertAlign w:val="superscript"/>
        </w:rPr>
        <w:t>99</w:t>
      </w:r>
      <w:r w:rsidRPr="00FF0DB1">
        <w:rPr>
          <w:rFonts w:ascii="Times New Roman" w:hAnsi="Times New Roman" w:cs="Times New Roman"/>
          <w:sz w:val="24"/>
        </w:rPr>
        <w:t>Mo (t</w:t>
      </w:r>
      <w:r w:rsidRPr="00FF0DB1">
        <w:rPr>
          <w:rFonts w:ascii="Times New Roman" w:hAnsi="Times New Roman" w:cs="Times New Roman"/>
          <w:sz w:val="24"/>
          <w:vertAlign w:val="subscript"/>
        </w:rPr>
        <w:t>½</w:t>
      </w:r>
      <w:r w:rsidRPr="00FF0DB1">
        <w:rPr>
          <w:rFonts w:ascii="Times New Roman" w:hAnsi="Times New Roman" w:cs="Times New Roman"/>
          <w:sz w:val="24"/>
        </w:rPr>
        <w:t xml:space="preserve">= 65.976(24) hour) “generator” via </w:t>
      </w:r>
      <w:r w:rsidRPr="00FF0DB1">
        <w:rPr>
          <w:rFonts w:ascii="Times New Roman" w:hAnsi="Times New Roman" w:cs="Times New Roman"/>
          <w:sz w:val="24"/>
          <w:vertAlign w:val="superscript"/>
        </w:rPr>
        <w:t>235</w:t>
      </w:r>
      <w:r w:rsidRPr="00FF0DB1">
        <w:rPr>
          <w:rFonts w:ascii="Times New Roman" w:hAnsi="Times New Roman" w:cs="Times New Roman"/>
          <w:sz w:val="24"/>
        </w:rPr>
        <w:t>U(</w:t>
      </w:r>
      <w:proofErr w:type="gramStart"/>
      <w:r w:rsidRPr="00FF0DB1">
        <w:rPr>
          <w:rFonts w:ascii="Times New Roman" w:hAnsi="Times New Roman" w:cs="Times New Roman"/>
          <w:sz w:val="24"/>
        </w:rPr>
        <w:t>n,f</w:t>
      </w:r>
      <w:proofErr w:type="gramEnd"/>
      <w:r w:rsidRPr="00FF0DB1">
        <w:rPr>
          <w:rFonts w:ascii="Times New Roman" w:hAnsi="Times New Roman" w:cs="Times New Roman"/>
          <w:sz w:val="24"/>
        </w:rPr>
        <w:t xml:space="preserve">).  However, this </w:t>
      </w:r>
      <w:del w:id="152" w:author="Andrew" w:date="2018-12-08T16:19:00Z">
        <w:r w:rsidRPr="00FF0DB1" w:rsidDel="00070AA9">
          <w:rPr>
            <w:rFonts w:ascii="Times New Roman" w:hAnsi="Times New Roman" w:cs="Times New Roman"/>
            <w:sz w:val="24"/>
          </w:rPr>
          <w:delText xml:space="preserve">production </w:delText>
        </w:r>
      </w:del>
      <w:ins w:id="153" w:author="Andrew" w:date="2018-12-08T16:19:00Z">
        <w:r w:rsidR="00070AA9">
          <w:rPr>
            <w:rFonts w:ascii="Times New Roman" w:hAnsi="Times New Roman" w:cs="Times New Roman"/>
            <w:sz w:val="24"/>
          </w:rPr>
          <w:t>route</w:t>
        </w:r>
        <w:r w:rsidR="00070AA9" w:rsidRPr="00FF0DB1">
          <w:rPr>
            <w:rFonts w:ascii="Times New Roman" w:hAnsi="Times New Roman" w:cs="Times New Roman"/>
            <w:sz w:val="24"/>
          </w:rPr>
          <w:t xml:space="preserve"> </w:t>
        </w:r>
      </w:ins>
      <w:r w:rsidRPr="00FF0DB1">
        <w:rPr>
          <w:rFonts w:ascii="Times New Roman" w:hAnsi="Times New Roman" w:cs="Times New Roman"/>
          <w:sz w:val="24"/>
        </w:rPr>
        <w:t>is less than ideal due to the in</w:t>
      </w:r>
      <w:r w:rsidR="005A0794">
        <w:rPr>
          <w:rFonts w:ascii="Times New Roman" w:hAnsi="Times New Roman" w:cs="Times New Roman"/>
          <w:sz w:val="24"/>
        </w:rPr>
        <w:t>creasing age of many reactors [Qai12</w:t>
      </w:r>
      <w:r w:rsidRPr="00FF0DB1">
        <w:rPr>
          <w:rFonts w:ascii="Times New Roman" w:hAnsi="Times New Roman" w:cs="Times New Roman"/>
          <w:sz w:val="24"/>
        </w:rPr>
        <w:t xml:space="preserve">] and a </w:t>
      </w:r>
      <w:del w:id="154" w:author="Andrew" w:date="2018-12-08T16:20:00Z">
        <w:r w:rsidRPr="00FF0DB1" w:rsidDel="00070AA9">
          <w:rPr>
            <w:rFonts w:ascii="Times New Roman" w:hAnsi="Times New Roman" w:cs="Times New Roman"/>
            <w:sz w:val="24"/>
          </w:rPr>
          <w:delText xml:space="preserve">nuclear weapons </w:delText>
        </w:r>
      </w:del>
      <w:r w:rsidRPr="00FF0DB1">
        <w:rPr>
          <w:rFonts w:ascii="Times New Roman" w:hAnsi="Times New Roman" w:cs="Times New Roman"/>
          <w:sz w:val="24"/>
        </w:rPr>
        <w:t xml:space="preserve">proliferation risk associated with reactors utilizing Highly-Enriched Uranium (HEU).  As a result, alternative </w:t>
      </w:r>
      <w:r w:rsidRPr="00FF0DB1">
        <w:rPr>
          <w:rFonts w:ascii="Times New Roman" w:hAnsi="Times New Roman" w:cs="Times New Roman"/>
          <w:sz w:val="24"/>
          <w:vertAlign w:val="superscript"/>
        </w:rPr>
        <w:t>99m</w:t>
      </w:r>
      <w:r w:rsidRPr="00FF0DB1">
        <w:rPr>
          <w:rFonts w:ascii="Times New Roman" w:hAnsi="Times New Roman" w:cs="Times New Roman"/>
          <w:sz w:val="24"/>
        </w:rPr>
        <w:t>Tc production pathways, as well as studies of the associated produc</w:t>
      </w:r>
      <w:r w:rsidR="005A0794">
        <w:rPr>
          <w:rFonts w:ascii="Times New Roman" w:hAnsi="Times New Roman" w:cs="Times New Roman"/>
          <w:sz w:val="24"/>
        </w:rPr>
        <w:t>tion of long-lived impurities [Upd13], are under consideration [Rut09</w:t>
      </w:r>
      <w:r w:rsidRPr="00FF0DB1">
        <w:rPr>
          <w:rFonts w:ascii="Times New Roman" w:hAnsi="Times New Roman" w:cs="Times New Roman"/>
          <w:sz w:val="24"/>
        </w:rPr>
        <w:t xml:space="preserve">]. </w:t>
      </w:r>
    </w:p>
    <w:p w14:paraId="7817A03B" w14:textId="5E1DB659" w:rsidR="00FF0DB1" w:rsidRPr="00FF0DB1" w:rsidRDefault="00FF0DB1" w:rsidP="00FF0DB1">
      <w:pPr>
        <w:pStyle w:val="Normal1"/>
        <w:rPr>
          <w:rFonts w:ascii="Times New Roman" w:hAnsi="Times New Roman" w:cs="Times New Roman"/>
          <w:sz w:val="24"/>
        </w:rPr>
      </w:pPr>
      <w:r w:rsidRPr="00FF0DB1">
        <w:rPr>
          <w:rFonts w:ascii="Times New Roman" w:hAnsi="Times New Roman" w:cs="Times New Roman"/>
          <w:sz w:val="24"/>
        </w:rPr>
        <w:t xml:space="preserve">Another </w:t>
      </w:r>
      <w:del w:id="155" w:author="Andrew" w:date="2018-12-08T16:21:00Z">
        <w:r w:rsidRPr="00FF0DB1" w:rsidDel="00070AA9">
          <w:rPr>
            <w:rFonts w:ascii="Times New Roman" w:hAnsi="Times New Roman" w:cs="Times New Roman"/>
            <w:sz w:val="24"/>
          </w:rPr>
          <w:delText xml:space="preserve">commonly </w:delText>
        </w:r>
      </w:del>
      <w:ins w:id="156" w:author="Andrew" w:date="2018-12-08T16:21:00Z">
        <w:r w:rsidR="00070AA9" w:rsidRPr="00FF0DB1">
          <w:rPr>
            <w:rFonts w:ascii="Times New Roman" w:hAnsi="Times New Roman" w:cs="Times New Roman"/>
            <w:sz w:val="24"/>
          </w:rPr>
          <w:t>commonly</w:t>
        </w:r>
        <w:r w:rsidR="00070AA9">
          <w:rPr>
            <w:rFonts w:ascii="Times New Roman" w:hAnsi="Times New Roman" w:cs="Times New Roman"/>
            <w:sz w:val="24"/>
          </w:rPr>
          <w:t>-</w:t>
        </w:r>
      </w:ins>
      <w:r w:rsidRPr="00FF0DB1">
        <w:rPr>
          <w:rFonts w:ascii="Times New Roman" w:hAnsi="Times New Roman" w:cs="Times New Roman"/>
          <w:sz w:val="24"/>
        </w:rPr>
        <w:t xml:space="preserve">used imaging radionuclide is </w:t>
      </w:r>
      <w:r w:rsidRPr="00FF0DB1">
        <w:rPr>
          <w:rFonts w:ascii="Times New Roman" w:hAnsi="Times New Roman" w:cs="Times New Roman"/>
          <w:sz w:val="24"/>
          <w:vertAlign w:val="superscript"/>
        </w:rPr>
        <w:t>18</w:t>
      </w:r>
      <w:r w:rsidRPr="00FF0DB1">
        <w:rPr>
          <w:rFonts w:ascii="Times New Roman" w:hAnsi="Times New Roman" w:cs="Times New Roman"/>
          <w:sz w:val="24"/>
        </w:rPr>
        <w:t>F (t</w:t>
      </w:r>
      <w:r w:rsidRPr="00FF0DB1">
        <w:rPr>
          <w:rFonts w:ascii="Times New Roman" w:hAnsi="Times New Roman" w:cs="Times New Roman"/>
          <w:sz w:val="24"/>
          <w:vertAlign w:val="subscript"/>
        </w:rPr>
        <w:t>½</w:t>
      </w:r>
      <w:r w:rsidRPr="00FF0DB1">
        <w:rPr>
          <w:rFonts w:ascii="Times New Roman" w:hAnsi="Times New Roman" w:cs="Times New Roman"/>
          <w:sz w:val="24"/>
        </w:rPr>
        <w:t>= 109.771(20) min)</w:t>
      </w:r>
      <w:ins w:id="157" w:author="Andrew" w:date="2018-12-08T16:22:00Z">
        <w:r w:rsidR="00070AA9">
          <w:rPr>
            <w:rFonts w:ascii="Times New Roman" w:hAnsi="Times New Roman" w:cs="Times New Roman"/>
            <w:sz w:val="24"/>
          </w:rPr>
          <w:t>,</w:t>
        </w:r>
      </w:ins>
      <w:r w:rsidRPr="00FF0DB1">
        <w:rPr>
          <w:rFonts w:ascii="Times New Roman" w:hAnsi="Times New Roman" w:cs="Times New Roman"/>
          <w:sz w:val="24"/>
        </w:rPr>
        <w:t xml:space="preserve"> which is used in Positron Emission Tomography (PET). </w:t>
      </w:r>
      <w:r w:rsidRPr="00FF0DB1">
        <w:rPr>
          <w:rFonts w:ascii="Times New Roman" w:hAnsi="Times New Roman" w:cs="Times New Roman"/>
          <w:sz w:val="24"/>
          <w:vertAlign w:val="superscript"/>
        </w:rPr>
        <w:t>18</w:t>
      </w:r>
      <w:r w:rsidRPr="00FF0DB1">
        <w:rPr>
          <w:rFonts w:ascii="Times New Roman" w:hAnsi="Times New Roman" w:cs="Times New Roman"/>
          <w:sz w:val="24"/>
        </w:rPr>
        <w:t>F PET imaging is now so common</w:t>
      </w:r>
      <w:del w:id="158" w:author="Andrew" w:date="2018-12-08T16:17:00Z">
        <w:r w:rsidRPr="00FF0DB1" w:rsidDel="00070AA9">
          <w:rPr>
            <w:rFonts w:ascii="Times New Roman" w:hAnsi="Times New Roman" w:cs="Times New Roman"/>
            <w:sz w:val="24"/>
          </w:rPr>
          <w:delText>-</w:delText>
        </w:r>
      </w:del>
      <w:r w:rsidRPr="00FF0DB1">
        <w:rPr>
          <w:rFonts w:ascii="Times New Roman" w:hAnsi="Times New Roman" w:cs="Times New Roman"/>
          <w:sz w:val="24"/>
        </w:rPr>
        <w:t xml:space="preserve">place that </w:t>
      </w:r>
      <w:ins w:id="159" w:author="Andrew" w:date="2018-12-08T16:17:00Z">
        <w:r w:rsidR="00070AA9">
          <w:rPr>
            <w:rFonts w:ascii="Times New Roman" w:hAnsi="Times New Roman" w:cs="Times New Roman"/>
            <w:sz w:val="24"/>
          </w:rPr>
          <w:t xml:space="preserve">there </w:t>
        </w:r>
      </w:ins>
      <w:r w:rsidRPr="00FF0DB1">
        <w:rPr>
          <w:rFonts w:ascii="Times New Roman" w:hAnsi="Times New Roman" w:cs="Times New Roman"/>
          <w:sz w:val="24"/>
        </w:rPr>
        <w:t xml:space="preserve">are numerous companies </w:t>
      </w:r>
      <w:del w:id="160" w:author="Andrew" w:date="2018-12-08T16:22:00Z">
        <w:r w:rsidRPr="00FF0DB1" w:rsidDel="00070AA9">
          <w:rPr>
            <w:rFonts w:ascii="Times New Roman" w:hAnsi="Times New Roman" w:cs="Times New Roman"/>
            <w:sz w:val="24"/>
          </w:rPr>
          <w:delText xml:space="preserve">that provide </w:delText>
        </w:r>
      </w:del>
      <w:ins w:id="161" w:author="Andrew" w:date="2018-12-08T16:22:00Z">
        <w:r w:rsidR="00070AA9" w:rsidRPr="00FF0DB1">
          <w:rPr>
            <w:rFonts w:ascii="Times New Roman" w:hAnsi="Times New Roman" w:cs="Times New Roman"/>
            <w:sz w:val="24"/>
          </w:rPr>
          <w:t>provid</w:t>
        </w:r>
        <w:r w:rsidR="00070AA9">
          <w:rPr>
            <w:rFonts w:ascii="Times New Roman" w:hAnsi="Times New Roman" w:cs="Times New Roman"/>
            <w:sz w:val="24"/>
          </w:rPr>
          <w:t>ing</w:t>
        </w:r>
        <w:r w:rsidR="00070AA9" w:rsidRPr="00FF0DB1">
          <w:rPr>
            <w:rFonts w:ascii="Times New Roman" w:hAnsi="Times New Roman" w:cs="Times New Roman"/>
            <w:sz w:val="24"/>
          </w:rPr>
          <w:t xml:space="preserve"> </w:t>
        </w:r>
      </w:ins>
      <w:r w:rsidRPr="00FF0DB1">
        <w:rPr>
          <w:rFonts w:ascii="Times New Roman" w:hAnsi="Times New Roman" w:cs="Times New Roman"/>
          <w:sz w:val="24"/>
        </w:rPr>
        <w:t xml:space="preserve">production capabilities built around low-energy </w:t>
      </w:r>
      <w:ins w:id="162" w:author="Andrew" w:date="2018-12-08T16:23:00Z">
        <w:r w:rsidR="00070AA9">
          <w:rPr>
            <w:rFonts w:ascii="Times New Roman" w:hAnsi="Times New Roman" w:cs="Times New Roman"/>
            <w:sz w:val="24"/>
          </w:rPr>
          <w:t xml:space="preserve">“medical </w:t>
        </w:r>
      </w:ins>
      <w:r w:rsidRPr="00FF0DB1">
        <w:rPr>
          <w:rFonts w:ascii="Times New Roman" w:hAnsi="Times New Roman" w:cs="Times New Roman"/>
          <w:sz w:val="24"/>
        </w:rPr>
        <w:t>cyclotrons</w:t>
      </w:r>
      <w:ins w:id="163" w:author="Andrew" w:date="2018-12-08T16:23:00Z">
        <w:r w:rsidR="00070AA9">
          <w:rPr>
            <w:rFonts w:ascii="Times New Roman" w:hAnsi="Times New Roman" w:cs="Times New Roman"/>
            <w:sz w:val="24"/>
          </w:rPr>
          <w:t>”</w:t>
        </w:r>
      </w:ins>
      <w:r w:rsidRPr="00FF0DB1">
        <w:rPr>
          <w:rFonts w:ascii="Times New Roman" w:hAnsi="Times New Roman" w:cs="Times New Roman"/>
          <w:sz w:val="24"/>
        </w:rPr>
        <w:t xml:space="preserve"> designed to produce </w:t>
      </w:r>
      <w:r w:rsidRPr="00FF0DB1">
        <w:rPr>
          <w:rFonts w:ascii="Times New Roman" w:hAnsi="Times New Roman" w:cs="Times New Roman"/>
          <w:sz w:val="24"/>
          <w:vertAlign w:val="superscript"/>
        </w:rPr>
        <w:t>18</w:t>
      </w:r>
      <w:r w:rsidRPr="00FF0DB1">
        <w:rPr>
          <w:rFonts w:ascii="Times New Roman" w:hAnsi="Times New Roman" w:cs="Times New Roman"/>
          <w:sz w:val="24"/>
        </w:rPr>
        <w:t xml:space="preserve">F via the </w:t>
      </w:r>
      <w:r w:rsidRPr="00FF0DB1">
        <w:rPr>
          <w:rFonts w:ascii="Times New Roman" w:hAnsi="Times New Roman" w:cs="Times New Roman"/>
          <w:sz w:val="24"/>
          <w:vertAlign w:val="superscript"/>
        </w:rPr>
        <w:t>18</w:t>
      </w:r>
      <w:r w:rsidRPr="00FF0DB1">
        <w:rPr>
          <w:rFonts w:ascii="Times New Roman" w:hAnsi="Times New Roman" w:cs="Times New Roman"/>
          <w:sz w:val="24"/>
        </w:rPr>
        <w:t>O(</w:t>
      </w:r>
      <w:proofErr w:type="gramStart"/>
      <w:r w:rsidRPr="00FF0DB1">
        <w:rPr>
          <w:rFonts w:ascii="Times New Roman" w:hAnsi="Times New Roman" w:cs="Times New Roman"/>
          <w:sz w:val="24"/>
        </w:rPr>
        <w:t>p,n</w:t>
      </w:r>
      <w:proofErr w:type="gramEnd"/>
      <w:r w:rsidRPr="00FF0DB1">
        <w:rPr>
          <w:rFonts w:ascii="Times New Roman" w:hAnsi="Times New Roman" w:cs="Times New Roman"/>
          <w:sz w:val="24"/>
        </w:rPr>
        <w:t>) reaction.  The utility of PET imaging</w:t>
      </w:r>
      <w:ins w:id="164" w:author="Andrew" w:date="2018-12-08T16:38:00Z">
        <w:r w:rsidR="00FD27F6">
          <w:rPr>
            <w:rFonts w:ascii="Times New Roman" w:hAnsi="Times New Roman" w:cs="Times New Roman"/>
            <w:sz w:val="24"/>
          </w:rPr>
          <w:t>, combined with the recent rise in multimodal PET</w:t>
        </w:r>
      </w:ins>
      <w:ins w:id="165" w:author="Andrew" w:date="2018-12-08T16:39:00Z">
        <w:r w:rsidR="00FD27F6">
          <w:rPr>
            <w:rFonts w:ascii="Times New Roman" w:hAnsi="Times New Roman" w:cs="Times New Roman"/>
            <w:sz w:val="24"/>
          </w:rPr>
          <w:t>/MRI and PET/CT imaging,</w:t>
        </w:r>
      </w:ins>
      <w:r w:rsidRPr="00FF0DB1">
        <w:rPr>
          <w:rFonts w:ascii="Times New Roman" w:hAnsi="Times New Roman" w:cs="Times New Roman"/>
          <w:sz w:val="24"/>
        </w:rPr>
        <w:t xml:space="preserve"> </w:t>
      </w:r>
      <w:del w:id="166" w:author="Andrew" w:date="2018-12-08T16:23:00Z">
        <w:r w:rsidRPr="00FF0DB1" w:rsidDel="00070AA9">
          <w:rPr>
            <w:rFonts w:ascii="Times New Roman" w:hAnsi="Times New Roman" w:cs="Times New Roman"/>
            <w:sz w:val="24"/>
          </w:rPr>
          <w:delText xml:space="preserve">had </w:delText>
        </w:r>
      </w:del>
      <w:ins w:id="167" w:author="Andrew" w:date="2018-12-08T16:23:00Z">
        <w:r w:rsidR="00070AA9" w:rsidRPr="00FF0DB1">
          <w:rPr>
            <w:rFonts w:ascii="Times New Roman" w:hAnsi="Times New Roman" w:cs="Times New Roman"/>
            <w:sz w:val="24"/>
          </w:rPr>
          <w:t>ha</w:t>
        </w:r>
        <w:r w:rsidR="00070AA9">
          <w:rPr>
            <w:rFonts w:ascii="Times New Roman" w:hAnsi="Times New Roman" w:cs="Times New Roman"/>
            <w:sz w:val="24"/>
          </w:rPr>
          <w:t>s</w:t>
        </w:r>
        <w:r w:rsidR="00070AA9" w:rsidRPr="00FF0DB1">
          <w:rPr>
            <w:rFonts w:ascii="Times New Roman" w:hAnsi="Times New Roman" w:cs="Times New Roman"/>
            <w:sz w:val="24"/>
          </w:rPr>
          <w:t xml:space="preserve"> </w:t>
        </w:r>
      </w:ins>
      <w:r w:rsidRPr="00FF0DB1">
        <w:rPr>
          <w:rFonts w:ascii="Times New Roman" w:hAnsi="Times New Roman" w:cs="Times New Roman"/>
          <w:sz w:val="24"/>
        </w:rPr>
        <w:t>led to significant intere</w:t>
      </w:r>
      <w:r w:rsidR="00372631">
        <w:rPr>
          <w:rFonts w:ascii="Times New Roman" w:hAnsi="Times New Roman" w:cs="Times New Roman"/>
          <w:sz w:val="24"/>
        </w:rPr>
        <w:t xml:space="preserve">st in the development of other </w:t>
      </w:r>
      <w:r w:rsidR="00372631" w:rsidRPr="00372631">
        <w:rPr>
          <w:rFonts w:ascii="Symbol" w:hAnsi="Symbol" w:cs="Times New Roman"/>
          <w:sz w:val="24"/>
        </w:rPr>
        <w:t></w:t>
      </w:r>
      <w:r w:rsidRPr="00A64756">
        <w:rPr>
          <w:rFonts w:ascii="Times New Roman" w:hAnsi="Times New Roman" w:cs="Times New Roman"/>
          <w:sz w:val="24"/>
          <w:vertAlign w:val="superscript"/>
          <w:rPrChange w:id="168" w:author="Andrew" w:date="2018-12-08T16:23:00Z">
            <w:rPr>
              <w:rFonts w:ascii="Times New Roman" w:hAnsi="Times New Roman" w:cs="Times New Roman"/>
              <w:sz w:val="24"/>
            </w:rPr>
          </w:rPrChange>
        </w:rPr>
        <w:t>+</w:t>
      </w:r>
      <w:r w:rsidRPr="00FF0DB1">
        <w:rPr>
          <w:rFonts w:ascii="Times New Roman" w:hAnsi="Times New Roman" w:cs="Times New Roman"/>
          <w:sz w:val="24"/>
        </w:rPr>
        <w:t xml:space="preserve"> emitting radionuclides.  Two recent examples include </w:t>
      </w:r>
      <w:r w:rsidRPr="00FF0DB1">
        <w:rPr>
          <w:rFonts w:ascii="Times New Roman" w:hAnsi="Times New Roman" w:cs="Times New Roman"/>
          <w:sz w:val="24"/>
          <w:vertAlign w:val="superscript"/>
        </w:rPr>
        <w:t>82</w:t>
      </w:r>
      <w:r w:rsidRPr="00FF0DB1">
        <w:rPr>
          <w:rFonts w:ascii="Times New Roman" w:hAnsi="Times New Roman" w:cs="Times New Roman"/>
          <w:sz w:val="24"/>
        </w:rPr>
        <w:t xml:space="preserve">Rb </w:t>
      </w:r>
      <w:r w:rsidR="00952431">
        <w:rPr>
          <w:rFonts w:ascii="Times New Roman" w:hAnsi="Times New Roman" w:cs="Times New Roman"/>
          <w:sz w:val="24"/>
        </w:rPr>
        <w:t>(</w:t>
      </w:r>
      <w:r w:rsidRPr="00FF0DB1">
        <w:rPr>
          <w:rFonts w:ascii="Times New Roman" w:hAnsi="Times New Roman" w:cs="Times New Roman"/>
          <w:sz w:val="24"/>
        </w:rPr>
        <w:t>t</w:t>
      </w:r>
      <w:r w:rsidRPr="00FF0DB1">
        <w:rPr>
          <w:rFonts w:ascii="Times New Roman" w:hAnsi="Times New Roman" w:cs="Times New Roman"/>
          <w:sz w:val="24"/>
          <w:vertAlign w:val="subscript"/>
        </w:rPr>
        <w:t>½</w:t>
      </w:r>
      <w:r w:rsidRPr="00FF0DB1">
        <w:rPr>
          <w:rFonts w:ascii="Times New Roman" w:hAnsi="Times New Roman" w:cs="Times New Roman"/>
          <w:sz w:val="24"/>
        </w:rPr>
        <w:t xml:space="preserve">=1.2575(2) min) which is used in cardiac imaging, </w:t>
      </w:r>
      <w:del w:id="169" w:author="Andrew" w:date="2018-12-08T16:28:00Z">
        <w:r w:rsidRPr="00FF0DB1" w:rsidDel="00A64756">
          <w:rPr>
            <w:rFonts w:ascii="Times New Roman" w:hAnsi="Times New Roman" w:cs="Times New Roman"/>
            <w:sz w:val="24"/>
          </w:rPr>
          <w:delText>to 67 minutes</w:delText>
        </w:r>
      </w:del>
      <w:ins w:id="170" w:author="Andrew" w:date="2018-12-08T16:28:00Z">
        <w:r w:rsidR="00A64756">
          <w:rPr>
            <w:rFonts w:ascii="Times New Roman" w:hAnsi="Times New Roman" w:cs="Times New Roman"/>
            <w:sz w:val="24"/>
          </w:rPr>
          <w:t>and</w:t>
        </w:r>
      </w:ins>
      <w:r w:rsidRPr="00FF0DB1">
        <w:rPr>
          <w:rFonts w:ascii="Times New Roman" w:hAnsi="Times New Roman" w:cs="Times New Roman"/>
          <w:sz w:val="24"/>
        </w:rPr>
        <w:t xml:space="preserve"> </w:t>
      </w:r>
      <w:r w:rsidRPr="00FF0DB1">
        <w:rPr>
          <w:rFonts w:ascii="Times New Roman" w:hAnsi="Times New Roman" w:cs="Times New Roman"/>
          <w:sz w:val="24"/>
          <w:vertAlign w:val="superscript"/>
        </w:rPr>
        <w:t>68</w:t>
      </w:r>
      <w:r w:rsidRPr="00FF0DB1">
        <w:rPr>
          <w:rFonts w:ascii="Times New Roman" w:hAnsi="Times New Roman" w:cs="Times New Roman"/>
          <w:sz w:val="24"/>
        </w:rPr>
        <w:t>Ga</w:t>
      </w:r>
      <w:ins w:id="171" w:author="Andrew" w:date="2018-12-08T16:28:00Z">
        <w:r w:rsidR="00A64756">
          <w:rPr>
            <w:rFonts w:ascii="Times New Roman" w:hAnsi="Times New Roman" w:cs="Times New Roman"/>
            <w:sz w:val="24"/>
          </w:rPr>
          <w:t xml:space="preserve"> (</w:t>
        </w:r>
        <w:r w:rsidR="00A64756" w:rsidRPr="00FF0DB1">
          <w:rPr>
            <w:rFonts w:ascii="Times New Roman" w:hAnsi="Times New Roman" w:cs="Times New Roman"/>
            <w:sz w:val="24"/>
          </w:rPr>
          <w:t>t</w:t>
        </w:r>
        <w:r w:rsidR="00A64756" w:rsidRPr="00FF0DB1">
          <w:rPr>
            <w:rFonts w:ascii="Times New Roman" w:hAnsi="Times New Roman" w:cs="Times New Roman"/>
            <w:sz w:val="24"/>
            <w:vertAlign w:val="subscript"/>
          </w:rPr>
          <w:t>½</w:t>
        </w:r>
        <w:r w:rsidR="00A64756" w:rsidRPr="00FF0DB1">
          <w:rPr>
            <w:rFonts w:ascii="Times New Roman" w:hAnsi="Times New Roman" w:cs="Times New Roman"/>
            <w:sz w:val="24"/>
          </w:rPr>
          <w:t>=</w:t>
        </w:r>
      </w:ins>
      <w:ins w:id="172" w:author="Andrew" w:date="2018-12-08T16:29:00Z">
        <w:r w:rsidR="00A64756">
          <w:rPr>
            <w:rFonts w:ascii="Times New Roman" w:hAnsi="Times New Roman" w:cs="Times New Roman"/>
            <w:sz w:val="24"/>
          </w:rPr>
          <w:t>67.71</w:t>
        </w:r>
      </w:ins>
      <w:ins w:id="173" w:author="Andrew" w:date="2018-12-08T16:28:00Z">
        <w:r w:rsidR="00A64756" w:rsidRPr="00FF0DB1">
          <w:rPr>
            <w:rFonts w:ascii="Times New Roman" w:hAnsi="Times New Roman" w:cs="Times New Roman"/>
            <w:sz w:val="24"/>
          </w:rPr>
          <w:t>(</w:t>
        </w:r>
        <w:r w:rsidR="00A64756">
          <w:rPr>
            <w:rFonts w:ascii="Times New Roman" w:hAnsi="Times New Roman" w:cs="Times New Roman"/>
            <w:sz w:val="24"/>
          </w:rPr>
          <w:t>8</w:t>
        </w:r>
        <w:r w:rsidR="00A64756" w:rsidRPr="00FF0DB1">
          <w:rPr>
            <w:rFonts w:ascii="Times New Roman" w:hAnsi="Times New Roman" w:cs="Times New Roman"/>
            <w:sz w:val="24"/>
          </w:rPr>
          <w:t>) min)</w:t>
        </w:r>
        <w:r w:rsidR="00A64756">
          <w:rPr>
            <w:rFonts w:ascii="Times New Roman" w:hAnsi="Times New Roman" w:cs="Times New Roman"/>
            <w:sz w:val="24"/>
          </w:rPr>
          <w:t>,</w:t>
        </w:r>
      </w:ins>
      <w:ins w:id="174" w:author="Andrew" w:date="2018-12-08T16:29:00Z">
        <w:r w:rsidR="00A64756">
          <w:rPr>
            <w:rFonts w:ascii="Times New Roman" w:hAnsi="Times New Roman" w:cs="Times New Roman"/>
            <w:sz w:val="24"/>
          </w:rPr>
          <w:t xml:space="preserve"> used in the detection of a wide range of tumors</w:t>
        </w:r>
      </w:ins>
      <w:r w:rsidRPr="00FF0DB1">
        <w:rPr>
          <w:rFonts w:ascii="Times New Roman" w:hAnsi="Times New Roman" w:cs="Times New Roman"/>
          <w:sz w:val="24"/>
        </w:rPr>
        <w:t xml:space="preserve">.  The short half-lives of </w:t>
      </w:r>
      <w:r w:rsidRPr="00FF0DB1">
        <w:rPr>
          <w:rFonts w:ascii="Times New Roman" w:hAnsi="Times New Roman" w:cs="Times New Roman"/>
          <w:sz w:val="24"/>
          <w:vertAlign w:val="superscript"/>
        </w:rPr>
        <w:t>82</w:t>
      </w:r>
      <w:r w:rsidRPr="00FF0DB1">
        <w:rPr>
          <w:rFonts w:ascii="Times New Roman" w:hAnsi="Times New Roman" w:cs="Times New Roman"/>
          <w:sz w:val="24"/>
        </w:rPr>
        <w:t xml:space="preserve">Rb and </w:t>
      </w:r>
      <w:r w:rsidRPr="00FF0DB1">
        <w:rPr>
          <w:rFonts w:ascii="Times New Roman" w:hAnsi="Times New Roman" w:cs="Times New Roman"/>
          <w:sz w:val="24"/>
          <w:vertAlign w:val="superscript"/>
        </w:rPr>
        <w:t>68</w:t>
      </w:r>
      <w:r w:rsidRPr="00FF0DB1">
        <w:rPr>
          <w:rFonts w:ascii="Times New Roman" w:hAnsi="Times New Roman" w:cs="Times New Roman"/>
          <w:sz w:val="24"/>
        </w:rPr>
        <w:t xml:space="preserve">Ga necessitate that they </w:t>
      </w:r>
      <w:del w:id="175" w:author="Andrew" w:date="2018-12-08T16:37:00Z">
        <w:r w:rsidRPr="00FF0DB1" w:rsidDel="00FD27F6">
          <w:rPr>
            <w:rFonts w:ascii="Times New Roman" w:hAnsi="Times New Roman" w:cs="Times New Roman"/>
            <w:sz w:val="24"/>
          </w:rPr>
          <w:delText xml:space="preserve">also </w:delText>
        </w:r>
      </w:del>
      <w:r w:rsidRPr="00FF0DB1">
        <w:rPr>
          <w:rFonts w:ascii="Times New Roman" w:hAnsi="Times New Roman" w:cs="Times New Roman"/>
          <w:sz w:val="24"/>
        </w:rPr>
        <w:t xml:space="preserve">be extracted from a longer-lived radioactive parent </w:t>
      </w:r>
      <w:del w:id="176" w:author="Andrew" w:date="2018-12-08T16:37:00Z">
        <w:r w:rsidRPr="00FF0DB1" w:rsidDel="00FD27F6">
          <w:rPr>
            <w:rFonts w:ascii="Times New Roman" w:hAnsi="Times New Roman" w:cs="Times New Roman"/>
            <w:sz w:val="24"/>
          </w:rPr>
          <w:delText xml:space="preserve">nuclide </w:delText>
        </w:r>
      </w:del>
      <w:r w:rsidRPr="00FF0DB1">
        <w:rPr>
          <w:rFonts w:ascii="Times New Roman" w:hAnsi="Times New Roman" w:cs="Times New Roman"/>
          <w:sz w:val="24"/>
        </w:rPr>
        <w:t xml:space="preserve">generator.  The </w:t>
      </w:r>
      <w:r w:rsidRPr="00FF0DB1">
        <w:rPr>
          <w:rFonts w:ascii="Times New Roman" w:hAnsi="Times New Roman" w:cs="Times New Roman"/>
          <w:sz w:val="24"/>
          <w:vertAlign w:val="superscript"/>
        </w:rPr>
        <w:t>82</w:t>
      </w:r>
      <w:r w:rsidRPr="00FF0DB1">
        <w:rPr>
          <w:rFonts w:ascii="Times New Roman" w:hAnsi="Times New Roman" w:cs="Times New Roman"/>
          <w:sz w:val="24"/>
        </w:rPr>
        <w:t>Sr/</w:t>
      </w:r>
      <w:r w:rsidRPr="00FF0DB1">
        <w:rPr>
          <w:rFonts w:ascii="Times New Roman" w:hAnsi="Times New Roman" w:cs="Times New Roman"/>
          <w:sz w:val="24"/>
          <w:vertAlign w:val="superscript"/>
        </w:rPr>
        <w:t>82</w:t>
      </w:r>
      <w:r w:rsidRPr="00FF0DB1">
        <w:rPr>
          <w:rFonts w:ascii="Times New Roman" w:hAnsi="Times New Roman" w:cs="Times New Roman"/>
          <w:sz w:val="24"/>
        </w:rPr>
        <w:t xml:space="preserve">Rb and </w:t>
      </w:r>
      <w:r w:rsidRPr="00FF0DB1">
        <w:rPr>
          <w:rFonts w:ascii="Times New Roman" w:hAnsi="Times New Roman" w:cs="Times New Roman"/>
          <w:sz w:val="24"/>
          <w:vertAlign w:val="superscript"/>
        </w:rPr>
        <w:t>68</w:t>
      </w:r>
      <w:r w:rsidRPr="00FF0DB1">
        <w:rPr>
          <w:rFonts w:ascii="Times New Roman" w:hAnsi="Times New Roman" w:cs="Times New Roman"/>
          <w:sz w:val="24"/>
        </w:rPr>
        <w:t>Ge/</w:t>
      </w:r>
      <w:r w:rsidRPr="00FF0DB1">
        <w:rPr>
          <w:rFonts w:ascii="Times New Roman" w:hAnsi="Times New Roman" w:cs="Times New Roman"/>
          <w:sz w:val="24"/>
          <w:vertAlign w:val="superscript"/>
        </w:rPr>
        <w:t>68</w:t>
      </w:r>
      <w:r w:rsidRPr="00FF0DB1">
        <w:rPr>
          <w:rFonts w:ascii="Times New Roman" w:hAnsi="Times New Roman" w:cs="Times New Roman"/>
          <w:sz w:val="24"/>
        </w:rPr>
        <w:t>Ga radiochemical generators, which have parent half-lives of 25.35(3) and 270.93(13)</w:t>
      </w:r>
      <w:ins w:id="177" w:author="Andrew" w:date="2018-12-08T16:36:00Z">
        <w:r w:rsidR="00FD27F6">
          <w:rPr>
            <w:rFonts w:ascii="Times New Roman" w:hAnsi="Times New Roman" w:cs="Times New Roman"/>
            <w:sz w:val="24"/>
          </w:rPr>
          <w:t xml:space="preserve"> days, re</w:t>
        </w:r>
      </w:ins>
      <w:ins w:id="178" w:author="Andrew" w:date="2018-12-08T16:37:00Z">
        <w:r w:rsidR="00FD27F6">
          <w:rPr>
            <w:rFonts w:ascii="Times New Roman" w:hAnsi="Times New Roman" w:cs="Times New Roman"/>
            <w:sz w:val="24"/>
          </w:rPr>
          <w:t>spectively</w:t>
        </w:r>
      </w:ins>
      <w:r w:rsidRPr="00FF0DB1">
        <w:rPr>
          <w:rFonts w:ascii="Times New Roman" w:hAnsi="Times New Roman" w:cs="Times New Roman"/>
          <w:sz w:val="24"/>
        </w:rPr>
        <w:t>, allow</w:t>
      </w:r>
      <w:del w:id="179" w:author="Andrew" w:date="2018-12-08T16:37:00Z">
        <w:r w:rsidRPr="00FF0DB1" w:rsidDel="00FD27F6">
          <w:rPr>
            <w:rFonts w:ascii="Times New Roman" w:hAnsi="Times New Roman" w:cs="Times New Roman"/>
            <w:sz w:val="24"/>
          </w:rPr>
          <w:delText>ing</w:delText>
        </w:r>
      </w:del>
      <w:r w:rsidRPr="00FF0DB1">
        <w:rPr>
          <w:rFonts w:ascii="Times New Roman" w:hAnsi="Times New Roman" w:cs="Times New Roman"/>
          <w:sz w:val="24"/>
        </w:rPr>
        <w:t xml:space="preserve"> them to be produced at regional facilities and distributed to medical facilities throughout the world.  </w:t>
      </w:r>
    </w:p>
    <w:p w14:paraId="3D6AFDC8" w14:textId="2FD5846C" w:rsidR="00FF0DB1" w:rsidRPr="00FF0DB1" w:rsidRDefault="00FF0DB1" w:rsidP="00FF0DB1">
      <w:pPr>
        <w:pStyle w:val="Normal1"/>
        <w:rPr>
          <w:rFonts w:ascii="Times New Roman" w:hAnsi="Times New Roman" w:cs="Times New Roman"/>
          <w:sz w:val="24"/>
        </w:rPr>
      </w:pPr>
      <w:r w:rsidRPr="00FF0DB1">
        <w:rPr>
          <w:rFonts w:ascii="Times New Roman" w:hAnsi="Times New Roman" w:cs="Times New Roman"/>
          <w:sz w:val="24"/>
        </w:rPr>
        <w:lastRenderedPageBreak/>
        <w:t xml:space="preserve">In addition to imaging, a large number of therapeutic radiopharmaceuticals are </w:t>
      </w:r>
      <w:commentRangeStart w:id="180"/>
      <w:del w:id="181" w:author="Andrew" w:date="2018-12-08T16:41:00Z">
        <w:r w:rsidRPr="00FF0DB1" w:rsidDel="00DE1459">
          <w:rPr>
            <w:rFonts w:ascii="Times New Roman" w:hAnsi="Times New Roman" w:cs="Times New Roman"/>
            <w:sz w:val="24"/>
          </w:rPr>
          <w:delText xml:space="preserve">in use </w:delText>
        </w:r>
        <w:r w:rsidR="00670568" w:rsidDel="00DE1459">
          <w:rPr>
            <w:rFonts w:ascii="Times New Roman" w:hAnsi="Times New Roman" w:cs="Times New Roman"/>
            <w:sz w:val="24"/>
          </w:rPr>
          <w:delText>or</w:delText>
        </w:r>
        <w:r w:rsidRPr="00FF0DB1" w:rsidDel="00DE1459">
          <w:rPr>
            <w:rFonts w:ascii="Times New Roman" w:hAnsi="Times New Roman" w:cs="Times New Roman"/>
            <w:sz w:val="24"/>
          </w:rPr>
          <w:delText xml:space="preserve"> </w:delText>
        </w:r>
      </w:del>
      <w:commentRangeEnd w:id="180"/>
      <w:r w:rsidR="00DE1459">
        <w:rPr>
          <w:rStyle w:val="CommentReference"/>
          <w:rFonts w:ascii="Times New Roman" w:eastAsiaTheme="minorHAnsi" w:hAnsi="Times New Roman" w:cstheme="minorBidi"/>
          <w:color w:val="auto"/>
        </w:rPr>
        <w:commentReference w:id="180"/>
      </w:r>
      <w:r w:rsidRPr="00FF0DB1">
        <w:rPr>
          <w:rFonts w:ascii="Times New Roman" w:hAnsi="Times New Roman" w:cs="Times New Roman"/>
          <w:sz w:val="24"/>
        </w:rPr>
        <w:t xml:space="preserve">under development for cancer treatment.  The principle behind </w:t>
      </w:r>
      <w:del w:id="182" w:author="Andrew" w:date="2018-12-08T16:44:00Z">
        <w:r w:rsidRPr="00FF0DB1" w:rsidDel="00D95E3F">
          <w:rPr>
            <w:rFonts w:ascii="Times New Roman" w:hAnsi="Times New Roman" w:cs="Times New Roman"/>
            <w:sz w:val="24"/>
          </w:rPr>
          <w:delText xml:space="preserve">therapeutic </w:delText>
        </w:r>
      </w:del>
      <w:r w:rsidRPr="00FF0DB1">
        <w:rPr>
          <w:rFonts w:ascii="Times New Roman" w:hAnsi="Times New Roman" w:cs="Times New Roman"/>
          <w:sz w:val="24"/>
        </w:rPr>
        <w:t xml:space="preserve">radionuclide cancer therapy involves depositing a </w:t>
      </w:r>
      <w:r w:rsidRPr="00D95E3F">
        <w:rPr>
          <w:rFonts w:ascii="Times New Roman" w:hAnsi="Times New Roman" w:cs="Times New Roman"/>
          <w:b/>
          <w:sz w:val="24"/>
          <w:rPrChange w:id="183" w:author="Andrew" w:date="2018-12-08T16:44:00Z">
            <w:rPr>
              <w:rFonts w:ascii="Times New Roman" w:hAnsi="Times New Roman" w:cs="Times New Roman"/>
              <w:sz w:val="24"/>
            </w:rPr>
          </w:rPrChange>
        </w:rPr>
        <w:t>targeted</w:t>
      </w:r>
      <w:r w:rsidRPr="00FF0DB1">
        <w:rPr>
          <w:rFonts w:ascii="Times New Roman" w:hAnsi="Times New Roman" w:cs="Times New Roman"/>
          <w:sz w:val="24"/>
        </w:rPr>
        <w:t xml:space="preserve"> dose, e.g., energy per unit mass, to a tumor cell</w:t>
      </w:r>
      <w:ins w:id="184" w:author="Andrew" w:date="2018-12-08T16:46:00Z">
        <w:r w:rsidR="00D95E3F">
          <w:rPr>
            <w:rFonts w:ascii="Times New Roman" w:hAnsi="Times New Roman" w:cs="Times New Roman"/>
            <w:sz w:val="24"/>
          </w:rPr>
          <w:t>,</w:t>
        </w:r>
      </w:ins>
      <w:r w:rsidRPr="00FF0DB1">
        <w:rPr>
          <w:rFonts w:ascii="Times New Roman" w:hAnsi="Times New Roman" w:cs="Times New Roman"/>
          <w:sz w:val="24"/>
        </w:rPr>
        <w:t xml:space="preserve"> </w:t>
      </w:r>
      <w:del w:id="185" w:author="Andrew" w:date="2018-12-08T16:46:00Z">
        <w:r w:rsidRPr="00FF0DB1" w:rsidDel="00D95E3F">
          <w:rPr>
            <w:rFonts w:ascii="Times New Roman" w:hAnsi="Times New Roman" w:cs="Times New Roman"/>
            <w:sz w:val="24"/>
          </w:rPr>
          <w:delText xml:space="preserve">that </w:delText>
        </w:r>
      </w:del>
      <w:r w:rsidRPr="00FF0DB1">
        <w:rPr>
          <w:rFonts w:ascii="Times New Roman" w:hAnsi="Times New Roman" w:cs="Times New Roman"/>
          <w:sz w:val="24"/>
        </w:rPr>
        <w:t xml:space="preserve">capable of producing damage to </w:t>
      </w:r>
      <w:del w:id="186" w:author="Andrew" w:date="2018-12-08T16:52:00Z">
        <w:r w:rsidRPr="00FF0DB1" w:rsidDel="00D95E3F">
          <w:rPr>
            <w:rFonts w:ascii="Times New Roman" w:hAnsi="Times New Roman" w:cs="Times New Roman"/>
            <w:sz w:val="24"/>
          </w:rPr>
          <w:delText>more than one</w:delText>
        </w:r>
      </w:del>
      <w:ins w:id="187" w:author="Andrew" w:date="2018-12-08T16:52:00Z">
        <w:r w:rsidR="00D95E3F">
          <w:rPr>
            <w:rFonts w:ascii="Times New Roman" w:hAnsi="Times New Roman" w:cs="Times New Roman"/>
            <w:sz w:val="24"/>
          </w:rPr>
          <w:t>multiple</w:t>
        </w:r>
      </w:ins>
      <w:r w:rsidRPr="00FF0DB1">
        <w:rPr>
          <w:rFonts w:ascii="Times New Roman" w:hAnsi="Times New Roman" w:cs="Times New Roman"/>
          <w:sz w:val="24"/>
        </w:rPr>
        <w:t xml:space="preserve"> strand</w:t>
      </w:r>
      <w:ins w:id="188" w:author="Andrew" w:date="2018-12-08T16:52:00Z">
        <w:r w:rsidR="00D95E3F">
          <w:rPr>
            <w:rFonts w:ascii="Times New Roman" w:hAnsi="Times New Roman" w:cs="Times New Roman"/>
            <w:sz w:val="24"/>
          </w:rPr>
          <w:t>s</w:t>
        </w:r>
      </w:ins>
      <w:r w:rsidRPr="00FF0DB1">
        <w:rPr>
          <w:rFonts w:ascii="Times New Roman" w:hAnsi="Times New Roman" w:cs="Times New Roman"/>
          <w:sz w:val="24"/>
        </w:rPr>
        <w:t xml:space="preserve"> of DNA, from which the </w:t>
      </w:r>
      <w:del w:id="189" w:author="Andrew" w:date="2018-12-08T16:51:00Z">
        <w:r w:rsidRPr="00FF0DB1" w:rsidDel="00D95E3F">
          <w:rPr>
            <w:rFonts w:ascii="Times New Roman" w:hAnsi="Times New Roman" w:cs="Times New Roman"/>
            <w:sz w:val="24"/>
          </w:rPr>
          <w:delText xml:space="preserve">cancer </w:delText>
        </w:r>
      </w:del>
      <w:ins w:id="190" w:author="Andrew" w:date="2018-12-08T16:51:00Z">
        <w:r w:rsidR="00D95E3F">
          <w:rPr>
            <w:rFonts w:ascii="Times New Roman" w:hAnsi="Times New Roman" w:cs="Times New Roman"/>
            <w:sz w:val="24"/>
          </w:rPr>
          <w:t>cell</w:t>
        </w:r>
        <w:r w:rsidR="00D95E3F" w:rsidRPr="00FF0DB1">
          <w:rPr>
            <w:rFonts w:ascii="Times New Roman" w:hAnsi="Times New Roman" w:cs="Times New Roman"/>
            <w:sz w:val="24"/>
          </w:rPr>
          <w:t xml:space="preserve"> </w:t>
        </w:r>
      </w:ins>
      <w:r w:rsidRPr="00FF0DB1">
        <w:rPr>
          <w:rFonts w:ascii="Times New Roman" w:hAnsi="Times New Roman" w:cs="Times New Roman"/>
          <w:sz w:val="24"/>
        </w:rPr>
        <w:t xml:space="preserve">cannot recover.  The ideal dose delivery involves radiation with a high Linear Energy Transfer (LET).  While some </w:t>
      </w:r>
      <w:r w:rsidR="00C07CE3" w:rsidRPr="00FF0DB1">
        <w:rPr>
          <w:rFonts w:ascii="Symbol" w:hAnsi="Symbol" w:cs="Times New Roman"/>
          <w:sz w:val="24"/>
        </w:rPr>
        <w:t></w:t>
      </w:r>
      <w:r w:rsidRPr="00FF0DB1">
        <w:rPr>
          <w:rFonts w:ascii="Times New Roman" w:hAnsi="Times New Roman" w:cs="Times New Roman"/>
          <w:sz w:val="24"/>
          <w:vertAlign w:val="superscript"/>
        </w:rPr>
        <w:t>-</w:t>
      </w:r>
      <w:r w:rsidRPr="00FF0DB1">
        <w:rPr>
          <w:rFonts w:ascii="Times New Roman" w:hAnsi="Times New Roman" w:cs="Times New Roman"/>
          <w:sz w:val="24"/>
        </w:rPr>
        <w:t xml:space="preserve"> nuclides are already in use, such as </w:t>
      </w:r>
      <w:commentRangeStart w:id="191"/>
      <w:r w:rsidRPr="00FF0DB1">
        <w:rPr>
          <w:rFonts w:ascii="Times New Roman" w:hAnsi="Times New Roman" w:cs="Times New Roman"/>
          <w:sz w:val="24"/>
          <w:vertAlign w:val="superscript"/>
        </w:rPr>
        <w:t>177</w:t>
      </w:r>
      <w:r w:rsidRPr="00FF0DB1">
        <w:rPr>
          <w:rFonts w:ascii="Times New Roman" w:hAnsi="Times New Roman" w:cs="Times New Roman"/>
          <w:sz w:val="24"/>
        </w:rPr>
        <w:t>Lu</w:t>
      </w:r>
      <w:commentRangeEnd w:id="191"/>
      <w:r w:rsidR="00953B14">
        <w:rPr>
          <w:rStyle w:val="CommentReference"/>
          <w:rFonts w:ascii="Times New Roman" w:eastAsiaTheme="minorHAnsi" w:hAnsi="Times New Roman" w:cstheme="minorBidi"/>
          <w:color w:val="auto"/>
        </w:rPr>
        <w:commentReference w:id="191"/>
      </w:r>
      <w:r w:rsidRPr="00FF0DB1">
        <w:rPr>
          <w:rFonts w:ascii="Times New Roman" w:hAnsi="Times New Roman" w:cs="Times New Roman"/>
          <w:sz w:val="24"/>
        </w:rPr>
        <w:t xml:space="preserve"> (t</w:t>
      </w:r>
      <w:r w:rsidRPr="00FF0DB1">
        <w:rPr>
          <w:rFonts w:ascii="Times New Roman" w:hAnsi="Times New Roman" w:cs="Times New Roman"/>
          <w:sz w:val="24"/>
          <w:vertAlign w:val="subscript"/>
        </w:rPr>
        <w:t>½</w:t>
      </w:r>
      <w:r w:rsidRPr="00FF0DB1">
        <w:rPr>
          <w:rFonts w:ascii="Times New Roman" w:hAnsi="Times New Roman" w:cs="Times New Roman"/>
          <w:sz w:val="24"/>
        </w:rPr>
        <w:t xml:space="preserve">= 6.6475(20) days), the relatively long range of </w:t>
      </w:r>
      <w:r w:rsidRPr="00FF0DB1">
        <w:rPr>
          <w:rFonts w:ascii="Symbol" w:hAnsi="Symbol" w:cs="Times New Roman"/>
          <w:sz w:val="24"/>
        </w:rPr>
        <w:t></w:t>
      </w:r>
      <w:r w:rsidRPr="00FF0DB1">
        <w:rPr>
          <w:rFonts w:ascii="Times New Roman" w:hAnsi="Times New Roman" w:cs="Times New Roman"/>
          <w:sz w:val="24"/>
        </w:rPr>
        <w:t>-particles makes them less favorable than other modes of radioactive decay.  These include Auger/Coster-Kronig electron-emitters</w:t>
      </w:r>
      <w:ins w:id="192" w:author="Andrew" w:date="2018-12-08T18:13:00Z">
        <w:r w:rsidR="006217A8">
          <w:rPr>
            <w:rFonts w:ascii="Times New Roman" w:hAnsi="Times New Roman" w:cs="Times New Roman"/>
            <w:sz w:val="24"/>
          </w:rPr>
          <w:t>,</w:t>
        </w:r>
      </w:ins>
      <w:r w:rsidRPr="00FF0DB1">
        <w:rPr>
          <w:rFonts w:ascii="Times New Roman" w:hAnsi="Times New Roman" w:cs="Times New Roman"/>
          <w:sz w:val="24"/>
        </w:rPr>
        <w:t xml:space="preserve"> which typically have a range of less than 1 µm</w:t>
      </w:r>
      <w:del w:id="193" w:author="Andrew" w:date="2018-12-08T16:55:00Z">
        <w:r w:rsidRPr="00FF0DB1" w:rsidDel="003F60C1">
          <w:rPr>
            <w:rFonts w:ascii="Times New Roman" w:hAnsi="Times New Roman" w:cs="Times New Roman"/>
            <w:sz w:val="24"/>
          </w:rPr>
          <w:delText xml:space="preserve"> and need to </w:delText>
        </w:r>
        <w:commentRangeStart w:id="194"/>
        <w:r w:rsidRPr="00FF0DB1" w:rsidDel="003F60C1">
          <w:rPr>
            <w:rFonts w:ascii="Times New Roman" w:hAnsi="Times New Roman" w:cs="Times New Roman"/>
            <w:sz w:val="24"/>
          </w:rPr>
          <w:delText>be</w:delText>
        </w:r>
      </w:del>
      <w:commentRangeEnd w:id="194"/>
      <w:r w:rsidR="003F60C1">
        <w:rPr>
          <w:rStyle w:val="CommentReference"/>
          <w:rFonts w:ascii="Times New Roman" w:eastAsiaTheme="minorHAnsi" w:hAnsi="Times New Roman" w:cstheme="minorBidi"/>
          <w:color w:val="auto"/>
        </w:rPr>
        <w:commentReference w:id="194"/>
      </w:r>
      <w:del w:id="195" w:author="Andrew" w:date="2018-12-08T16:55:00Z">
        <w:r w:rsidRPr="00FF0DB1" w:rsidDel="003F60C1">
          <w:rPr>
            <w:rFonts w:ascii="Times New Roman" w:hAnsi="Times New Roman" w:cs="Times New Roman"/>
            <w:sz w:val="24"/>
          </w:rPr>
          <w:delText xml:space="preserve"> </w:delText>
        </w:r>
        <w:r w:rsidR="00C07CE3" w:rsidDel="003F60C1">
          <w:rPr>
            <w:rFonts w:ascii="Times New Roman" w:hAnsi="Times New Roman" w:cs="Times New Roman"/>
            <w:sz w:val="24"/>
          </w:rPr>
          <w:delText>introduced</w:delText>
        </w:r>
        <w:r w:rsidRPr="00FF0DB1" w:rsidDel="003F60C1">
          <w:rPr>
            <w:rFonts w:ascii="Times New Roman" w:hAnsi="Times New Roman" w:cs="Times New Roman"/>
            <w:sz w:val="24"/>
          </w:rPr>
          <w:delText xml:space="preserve"> directly into the DNA of the tumor cell</w:delText>
        </w:r>
      </w:del>
      <w:r w:rsidRPr="00FF0DB1">
        <w:rPr>
          <w:rFonts w:ascii="Times New Roman" w:hAnsi="Times New Roman" w:cs="Times New Roman"/>
          <w:sz w:val="24"/>
        </w:rPr>
        <w:t xml:space="preserve">, or </w:t>
      </w:r>
      <w:r w:rsidRPr="00FF0DB1">
        <w:rPr>
          <w:rFonts w:ascii="Symbol" w:hAnsi="Symbol" w:cs="Times New Roman"/>
          <w:sz w:val="24"/>
        </w:rPr>
        <w:t></w:t>
      </w:r>
      <w:r w:rsidRPr="00FF0DB1">
        <w:rPr>
          <w:rFonts w:ascii="Times New Roman" w:hAnsi="Times New Roman" w:cs="Times New Roman"/>
          <w:sz w:val="24"/>
        </w:rPr>
        <w:t>-particle</w:t>
      </w:r>
      <w:del w:id="196" w:author="Andrew" w:date="2018-12-08T18:13:00Z">
        <w:r w:rsidRPr="00FF0DB1" w:rsidDel="00714F8F">
          <w:rPr>
            <w:rFonts w:ascii="Times New Roman" w:hAnsi="Times New Roman" w:cs="Times New Roman"/>
            <w:sz w:val="24"/>
          </w:rPr>
          <w:delText>s</w:delText>
        </w:r>
      </w:del>
      <w:r w:rsidRPr="00FF0DB1">
        <w:rPr>
          <w:rFonts w:ascii="Times New Roman" w:hAnsi="Times New Roman" w:cs="Times New Roman"/>
          <w:sz w:val="24"/>
        </w:rPr>
        <w:t xml:space="preserve"> emitters</w:t>
      </w:r>
      <w:ins w:id="197" w:author="Andrew" w:date="2018-12-08T18:13:00Z">
        <w:r w:rsidR="006217A8">
          <w:rPr>
            <w:rFonts w:ascii="Times New Roman" w:hAnsi="Times New Roman" w:cs="Times New Roman"/>
            <w:sz w:val="24"/>
          </w:rPr>
          <w:t>,</w:t>
        </w:r>
      </w:ins>
      <w:r w:rsidRPr="00FF0DB1">
        <w:rPr>
          <w:rFonts w:ascii="Times New Roman" w:hAnsi="Times New Roman" w:cs="Times New Roman"/>
          <w:sz w:val="24"/>
        </w:rPr>
        <w:t xml:space="preserve"> which have ranges of 2-10 µm.   </w:t>
      </w:r>
    </w:p>
    <w:p w14:paraId="4C96AF5B" w14:textId="0A219244" w:rsidR="00FF0DB1" w:rsidRPr="00FF0DB1" w:rsidRDefault="00FF0DB1" w:rsidP="00FF0DB1">
      <w:pPr>
        <w:pStyle w:val="Normal1"/>
        <w:rPr>
          <w:rFonts w:ascii="Times New Roman" w:hAnsi="Times New Roman" w:cs="Times New Roman"/>
          <w:sz w:val="24"/>
        </w:rPr>
      </w:pPr>
      <w:r w:rsidRPr="00FF0DB1">
        <w:rPr>
          <w:rFonts w:ascii="Times New Roman" w:hAnsi="Times New Roman" w:cs="Times New Roman"/>
          <w:sz w:val="24"/>
        </w:rPr>
        <w:t xml:space="preserve">There is a particularly large amount of interest in </w:t>
      </w:r>
      <w:ins w:id="198" w:author="Andrew" w:date="2018-12-08T18:13:00Z">
        <w:r w:rsidR="006217A8">
          <w:rPr>
            <w:rFonts w:ascii="Times New Roman" w:hAnsi="Times New Roman" w:cs="Times New Roman"/>
            <w:sz w:val="24"/>
          </w:rPr>
          <w:t xml:space="preserve">the </w:t>
        </w:r>
      </w:ins>
      <w:r w:rsidRPr="00FF0DB1">
        <w:rPr>
          <w:rFonts w:ascii="Times New Roman" w:hAnsi="Times New Roman" w:cs="Times New Roman"/>
          <w:sz w:val="24"/>
        </w:rPr>
        <w:t xml:space="preserve">alpha-emitting </w:t>
      </w:r>
      <w:del w:id="199" w:author="Andrew" w:date="2018-12-08T18:13:00Z">
        <w:r w:rsidRPr="00FF0DB1" w:rsidDel="006217A8">
          <w:rPr>
            <w:rFonts w:ascii="Times New Roman" w:hAnsi="Times New Roman" w:cs="Times New Roman"/>
            <w:sz w:val="24"/>
          </w:rPr>
          <w:delText xml:space="preserve">nucleus </w:delText>
        </w:r>
      </w:del>
      <w:ins w:id="200" w:author="Andrew" w:date="2018-12-08T18:13:00Z">
        <w:r w:rsidR="006217A8">
          <w:rPr>
            <w:rFonts w:ascii="Times New Roman" w:hAnsi="Times New Roman" w:cs="Times New Roman"/>
            <w:sz w:val="24"/>
          </w:rPr>
          <w:t>radionuclide</w:t>
        </w:r>
        <w:r w:rsidR="006217A8" w:rsidRPr="00FF0DB1">
          <w:rPr>
            <w:rFonts w:ascii="Times New Roman" w:hAnsi="Times New Roman" w:cs="Times New Roman"/>
            <w:sz w:val="24"/>
          </w:rPr>
          <w:t xml:space="preserve"> </w:t>
        </w:r>
      </w:ins>
      <w:r w:rsidRPr="00FF0DB1">
        <w:rPr>
          <w:rFonts w:ascii="Times New Roman" w:hAnsi="Times New Roman" w:cs="Times New Roman"/>
          <w:sz w:val="24"/>
          <w:vertAlign w:val="superscript"/>
        </w:rPr>
        <w:t>225</w:t>
      </w:r>
      <w:r w:rsidRPr="00FF0DB1">
        <w:rPr>
          <w:rFonts w:ascii="Times New Roman" w:hAnsi="Times New Roman" w:cs="Times New Roman"/>
          <w:sz w:val="24"/>
        </w:rPr>
        <w:t xml:space="preserve">Ac.  </w:t>
      </w:r>
      <w:r w:rsidRPr="00FF0DB1">
        <w:rPr>
          <w:rFonts w:ascii="Times New Roman" w:hAnsi="Times New Roman" w:cs="Times New Roman"/>
          <w:sz w:val="24"/>
          <w:vertAlign w:val="superscript"/>
        </w:rPr>
        <w:t>225</w:t>
      </w:r>
      <w:r w:rsidRPr="00FF0DB1">
        <w:rPr>
          <w:rFonts w:ascii="Times New Roman" w:hAnsi="Times New Roman" w:cs="Times New Roman"/>
          <w:sz w:val="24"/>
        </w:rPr>
        <w:t xml:space="preserve">Ac is particularly well-suited for </w:t>
      </w:r>
      <w:del w:id="201" w:author="Andrew" w:date="2018-12-08T18:14:00Z">
        <w:r w:rsidRPr="00FF0DB1" w:rsidDel="006217A8">
          <w:rPr>
            <w:rFonts w:ascii="Times New Roman" w:hAnsi="Times New Roman" w:cs="Times New Roman"/>
            <w:sz w:val="24"/>
          </w:rPr>
          <w:delText xml:space="preserve">medical </w:delText>
        </w:r>
      </w:del>
      <w:ins w:id="202" w:author="Andrew" w:date="2018-12-08T18:14:00Z">
        <w:r w:rsidR="006217A8">
          <w:rPr>
            <w:rFonts w:ascii="Times New Roman" w:hAnsi="Times New Roman" w:cs="Times New Roman"/>
            <w:sz w:val="24"/>
          </w:rPr>
          <w:t>therapeutic</w:t>
        </w:r>
        <w:r w:rsidR="006217A8" w:rsidRPr="00FF0DB1">
          <w:rPr>
            <w:rFonts w:ascii="Times New Roman" w:hAnsi="Times New Roman" w:cs="Times New Roman"/>
            <w:sz w:val="24"/>
          </w:rPr>
          <w:t xml:space="preserve"> </w:t>
        </w:r>
      </w:ins>
      <w:r w:rsidRPr="00FF0DB1">
        <w:rPr>
          <w:rFonts w:ascii="Times New Roman" w:hAnsi="Times New Roman" w:cs="Times New Roman"/>
          <w:sz w:val="24"/>
        </w:rPr>
        <w:t xml:space="preserve">applications in that it has a </w:t>
      </w:r>
      <w:ins w:id="203" w:author="Andrew" w:date="2018-12-08T18:14:00Z">
        <w:r w:rsidR="006217A8">
          <w:rPr>
            <w:rFonts w:ascii="Times New Roman" w:hAnsi="Times New Roman" w:cs="Times New Roman"/>
            <w:sz w:val="24"/>
          </w:rPr>
          <w:t xml:space="preserve">sufficiently </w:t>
        </w:r>
      </w:ins>
      <w:r w:rsidRPr="00FF0DB1">
        <w:rPr>
          <w:rFonts w:ascii="Times New Roman" w:hAnsi="Times New Roman" w:cs="Times New Roman"/>
          <w:sz w:val="24"/>
        </w:rPr>
        <w:t>long</w:t>
      </w:r>
      <w:del w:id="204" w:author="Andrew" w:date="2018-12-08T18:14:00Z">
        <w:r w:rsidRPr="00FF0DB1" w:rsidDel="006217A8">
          <w:rPr>
            <w:rFonts w:ascii="Times New Roman" w:hAnsi="Times New Roman" w:cs="Times New Roman"/>
            <w:sz w:val="24"/>
          </w:rPr>
          <w:delText>-enough</w:delText>
        </w:r>
      </w:del>
      <w:r w:rsidRPr="00FF0DB1">
        <w:rPr>
          <w:rFonts w:ascii="Times New Roman" w:hAnsi="Times New Roman" w:cs="Times New Roman"/>
          <w:sz w:val="24"/>
        </w:rPr>
        <w:t xml:space="preserve"> lifetime (t</w:t>
      </w:r>
      <w:r w:rsidRPr="00FF0DB1">
        <w:rPr>
          <w:rFonts w:ascii="Times New Roman" w:hAnsi="Times New Roman" w:cs="Times New Roman"/>
          <w:sz w:val="24"/>
          <w:vertAlign w:val="subscript"/>
        </w:rPr>
        <w:t>½</w:t>
      </w:r>
      <w:r w:rsidRPr="00FF0DB1">
        <w:rPr>
          <w:rFonts w:ascii="Times New Roman" w:hAnsi="Times New Roman" w:cs="Times New Roman"/>
          <w:sz w:val="24"/>
        </w:rPr>
        <w:t xml:space="preserve">= 10.0(1) days) to facilitate its incorporation </w:t>
      </w:r>
      <w:del w:id="205" w:author="Andrew" w:date="2018-12-08T18:15:00Z">
        <w:r w:rsidRPr="00FF0DB1" w:rsidDel="006217A8">
          <w:rPr>
            <w:rFonts w:ascii="Times New Roman" w:hAnsi="Times New Roman" w:cs="Times New Roman"/>
            <w:sz w:val="24"/>
          </w:rPr>
          <w:delText xml:space="preserve">on </w:delText>
        </w:r>
      </w:del>
      <w:ins w:id="206" w:author="Andrew" w:date="2018-12-08T18:15:00Z">
        <w:r w:rsidR="006217A8">
          <w:rPr>
            <w:rFonts w:ascii="Times New Roman" w:hAnsi="Times New Roman" w:cs="Times New Roman"/>
            <w:sz w:val="24"/>
          </w:rPr>
          <w:t>into</w:t>
        </w:r>
        <w:r w:rsidR="006217A8" w:rsidRPr="00FF0DB1">
          <w:rPr>
            <w:rFonts w:ascii="Times New Roman" w:hAnsi="Times New Roman" w:cs="Times New Roman"/>
            <w:sz w:val="24"/>
          </w:rPr>
          <w:t xml:space="preserve"> </w:t>
        </w:r>
      </w:ins>
      <w:r w:rsidRPr="00FF0DB1">
        <w:rPr>
          <w:rFonts w:ascii="Times New Roman" w:hAnsi="Times New Roman" w:cs="Times New Roman"/>
          <w:sz w:val="24"/>
        </w:rPr>
        <w:t xml:space="preserve">targeting </w:t>
      </w:r>
      <w:ins w:id="207" w:author="Andrew" w:date="2018-12-08T18:15:00Z">
        <w:r w:rsidR="006217A8">
          <w:rPr>
            <w:rFonts w:ascii="Times New Roman" w:hAnsi="Times New Roman" w:cs="Times New Roman"/>
            <w:sz w:val="24"/>
          </w:rPr>
          <w:t>bio</w:t>
        </w:r>
      </w:ins>
      <w:r w:rsidRPr="00FF0DB1">
        <w:rPr>
          <w:rFonts w:ascii="Times New Roman" w:hAnsi="Times New Roman" w:cs="Times New Roman"/>
          <w:sz w:val="24"/>
        </w:rPr>
        <w:t xml:space="preserve">molecules, and its daughters </w:t>
      </w:r>
      <w:del w:id="208" w:author="Andrew" w:date="2018-12-08T18:16:00Z">
        <w:r w:rsidRPr="00FF0DB1" w:rsidDel="006217A8">
          <w:rPr>
            <w:rFonts w:ascii="Times New Roman" w:hAnsi="Times New Roman" w:cs="Times New Roman"/>
            <w:sz w:val="24"/>
          </w:rPr>
          <w:delText xml:space="preserve">then </w:delText>
        </w:r>
      </w:del>
      <w:proofErr w:type="spellStart"/>
      <w:ins w:id="209" w:author="Andrew" w:date="2018-12-08T18:16:00Z">
        <w:r w:rsidR="006217A8">
          <w:rPr>
            <w:rFonts w:ascii="Times New Roman" w:hAnsi="Times New Roman" w:cs="Times New Roman"/>
            <w:sz w:val="24"/>
          </w:rPr>
          <w:t>subquently</w:t>
        </w:r>
        <w:proofErr w:type="spellEnd"/>
        <w:r w:rsidR="006217A8" w:rsidRPr="00FF0DB1">
          <w:rPr>
            <w:rFonts w:ascii="Times New Roman" w:hAnsi="Times New Roman" w:cs="Times New Roman"/>
            <w:sz w:val="24"/>
          </w:rPr>
          <w:t xml:space="preserve"> </w:t>
        </w:r>
      </w:ins>
      <w:r w:rsidRPr="00FF0DB1">
        <w:rPr>
          <w:rFonts w:ascii="Times New Roman" w:hAnsi="Times New Roman" w:cs="Times New Roman"/>
          <w:sz w:val="24"/>
        </w:rPr>
        <w:t>decay relatively rapidly (t</w:t>
      </w:r>
      <w:r w:rsidRPr="00FF0DB1">
        <w:rPr>
          <w:rFonts w:ascii="Times New Roman" w:hAnsi="Times New Roman" w:cs="Times New Roman"/>
          <w:sz w:val="24"/>
          <w:vertAlign w:val="subscript"/>
        </w:rPr>
        <w:t>1/2</w:t>
      </w:r>
      <w:r w:rsidRPr="00FF0DB1">
        <w:rPr>
          <w:rFonts w:ascii="Times New Roman" w:hAnsi="Times New Roman" w:cs="Times New Roman"/>
          <w:sz w:val="24"/>
        </w:rPr>
        <w:t xml:space="preserve">&lt;3.2 hours) to stable products, thereby minimizing concurrent dose to healthy tissue. Other promising alpha-therapeutic radionuclides include </w:t>
      </w:r>
      <w:r w:rsidRPr="00FF0DB1">
        <w:rPr>
          <w:rFonts w:ascii="Times New Roman" w:hAnsi="Times New Roman" w:cs="Times New Roman"/>
          <w:sz w:val="24"/>
          <w:vertAlign w:val="superscript"/>
        </w:rPr>
        <w:t>211</w:t>
      </w:r>
      <w:r w:rsidRPr="00FF0DB1">
        <w:rPr>
          <w:rFonts w:ascii="Times New Roman" w:hAnsi="Times New Roman" w:cs="Times New Roman"/>
          <w:sz w:val="24"/>
        </w:rPr>
        <w:t xml:space="preserve">At, </w:t>
      </w:r>
      <w:r w:rsidRPr="00FF0DB1">
        <w:rPr>
          <w:rFonts w:ascii="Times New Roman" w:hAnsi="Times New Roman" w:cs="Times New Roman"/>
          <w:sz w:val="24"/>
          <w:vertAlign w:val="superscript"/>
        </w:rPr>
        <w:t>212</w:t>
      </w:r>
      <w:r w:rsidRPr="00FF0DB1">
        <w:rPr>
          <w:rFonts w:ascii="Times New Roman" w:hAnsi="Times New Roman" w:cs="Times New Roman"/>
          <w:sz w:val="24"/>
        </w:rPr>
        <w:t>Pb/</w:t>
      </w:r>
      <w:r w:rsidRPr="00FF0DB1">
        <w:rPr>
          <w:rFonts w:ascii="Times New Roman" w:hAnsi="Times New Roman" w:cs="Times New Roman"/>
          <w:sz w:val="24"/>
          <w:vertAlign w:val="superscript"/>
        </w:rPr>
        <w:t>212</w:t>
      </w:r>
      <w:r w:rsidRPr="00FF0DB1">
        <w:rPr>
          <w:rFonts w:ascii="Times New Roman" w:hAnsi="Times New Roman" w:cs="Times New Roman"/>
          <w:sz w:val="24"/>
        </w:rPr>
        <w:t xml:space="preserve">Bi, </w:t>
      </w:r>
      <w:r w:rsidRPr="00FF0DB1">
        <w:rPr>
          <w:rFonts w:ascii="Times New Roman" w:hAnsi="Times New Roman" w:cs="Times New Roman"/>
          <w:sz w:val="24"/>
          <w:vertAlign w:val="superscript"/>
        </w:rPr>
        <w:t>213</w:t>
      </w:r>
      <w:r w:rsidRPr="00FF0DB1">
        <w:rPr>
          <w:rFonts w:ascii="Times New Roman" w:hAnsi="Times New Roman" w:cs="Times New Roman"/>
          <w:sz w:val="24"/>
        </w:rPr>
        <w:t xml:space="preserve">Bi, </w:t>
      </w:r>
      <w:r w:rsidRPr="00FF0DB1">
        <w:rPr>
          <w:rFonts w:ascii="Times New Roman" w:hAnsi="Times New Roman" w:cs="Times New Roman"/>
          <w:sz w:val="24"/>
          <w:vertAlign w:val="superscript"/>
        </w:rPr>
        <w:t>226</w:t>
      </w:r>
      <w:r w:rsidRPr="00FF0DB1">
        <w:rPr>
          <w:rFonts w:ascii="Times New Roman" w:hAnsi="Times New Roman" w:cs="Times New Roman"/>
          <w:sz w:val="24"/>
        </w:rPr>
        <w:t xml:space="preserve">Th and </w:t>
      </w:r>
      <w:r w:rsidRPr="00FF0DB1">
        <w:rPr>
          <w:rFonts w:ascii="Times New Roman" w:hAnsi="Times New Roman" w:cs="Times New Roman"/>
          <w:sz w:val="24"/>
          <w:vertAlign w:val="superscript"/>
        </w:rPr>
        <w:t>227</w:t>
      </w:r>
      <w:r w:rsidRPr="00FF0DB1">
        <w:rPr>
          <w:rFonts w:ascii="Times New Roman" w:hAnsi="Times New Roman" w:cs="Times New Roman"/>
          <w:sz w:val="24"/>
        </w:rPr>
        <w:t>Th</w:t>
      </w:r>
      <w:ins w:id="210" w:author="Andrew" w:date="2018-12-08T18:16:00Z">
        <w:r w:rsidR="006217A8">
          <w:rPr>
            <w:rFonts w:ascii="Times New Roman" w:hAnsi="Times New Roman" w:cs="Times New Roman"/>
            <w:sz w:val="24"/>
          </w:rPr>
          <w:t xml:space="preserve"> </w:t>
        </w:r>
      </w:ins>
      <w:del w:id="211" w:author="Andrew" w:date="2018-12-08T18:17:00Z">
        <w:r w:rsidRPr="00FF0DB1" w:rsidDel="006217A8">
          <w:rPr>
            <w:rFonts w:ascii="Times New Roman" w:hAnsi="Times New Roman" w:cs="Times New Roman"/>
            <w:sz w:val="24"/>
          </w:rPr>
          <w:delText xml:space="preserve"> </w:delText>
        </w:r>
      </w:del>
      <w:ins w:id="212" w:author="Andrew" w:date="2018-12-08T18:17:00Z">
        <w:r w:rsidR="006217A8">
          <w:rPr>
            <w:rFonts w:ascii="Times New Roman" w:hAnsi="Times New Roman" w:cs="Times New Roman"/>
            <w:sz w:val="24"/>
          </w:rPr>
          <w:t xml:space="preserve">and </w:t>
        </w:r>
      </w:ins>
      <w:r w:rsidRPr="00FF0DB1">
        <w:rPr>
          <w:rFonts w:ascii="Times New Roman" w:hAnsi="Times New Roman" w:cs="Times New Roman"/>
          <w:sz w:val="24"/>
        </w:rPr>
        <w:t>have all been identified as high priority topics by the most recent Nuclear Science Advisory Committee</w:t>
      </w:r>
      <w:ins w:id="213" w:author="Andrew" w:date="2018-12-08T18:17:00Z">
        <w:r w:rsidR="006217A8">
          <w:rPr>
            <w:rFonts w:ascii="Times New Roman" w:hAnsi="Times New Roman" w:cs="Times New Roman"/>
            <w:sz w:val="24"/>
          </w:rPr>
          <w:t>’s</w:t>
        </w:r>
      </w:ins>
      <w:r w:rsidRPr="00FF0DB1">
        <w:rPr>
          <w:rFonts w:ascii="Times New Roman" w:hAnsi="Times New Roman" w:cs="Times New Roman"/>
          <w:sz w:val="24"/>
        </w:rPr>
        <w:t xml:space="preserve"> </w:t>
      </w:r>
      <w:proofErr w:type="gramStart"/>
      <w:r w:rsidRPr="00FF0DB1">
        <w:rPr>
          <w:rFonts w:ascii="Times New Roman" w:hAnsi="Times New Roman" w:cs="Times New Roman"/>
          <w:sz w:val="24"/>
        </w:rPr>
        <w:t>Long Range</w:t>
      </w:r>
      <w:proofErr w:type="gramEnd"/>
      <w:r w:rsidRPr="00FF0DB1">
        <w:rPr>
          <w:rFonts w:ascii="Times New Roman" w:hAnsi="Times New Roman" w:cs="Times New Roman"/>
          <w:sz w:val="24"/>
        </w:rPr>
        <w:t xml:space="preserve"> Plan on Isotope Prod</w:t>
      </w:r>
      <w:r w:rsidR="005A0794">
        <w:rPr>
          <w:rFonts w:ascii="Times New Roman" w:hAnsi="Times New Roman" w:cs="Times New Roman"/>
          <w:sz w:val="24"/>
        </w:rPr>
        <w:t>uction [Nsa15</w:t>
      </w:r>
      <w:r w:rsidRPr="00FF0DB1">
        <w:rPr>
          <w:rFonts w:ascii="Times New Roman" w:hAnsi="Times New Roman" w:cs="Times New Roman"/>
          <w:sz w:val="24"/>
        </w:rPr>
        <w:t>].</w:t>
      </w:r>
    </w:p>
    <w:p w14:paraId="4BD21DC2" w14:textId="19A13697" w:rsidR="00FF0DB1" w:rsidRPr="00FF0DB1" w:rsidRDefault="00FF0DB1" w:rsidP="00FF0DB1">
      <w:pPr>
        <w:pStyle w:val="Normal1"/>
        <w:rPr>
          <w:rFonts w:ascii="Times New Roman" w:hAnsi="Times New Roman" w:cs="Times New Roman"/>
          <w:sz w:val="24"/>
        </w:rPr>
      </w:pPr>
      <w:r w:rsidRPr="00FF0DB1">
        <w:rPr>
          <w:rFonts w:ascii="Times New Roman" w:hAnsi="Times New Roman" w:cs="Times New Roman"/>
          <w:sz w:val="24"/>
        </w:rPr>
        <w:t xml:space="preserve">A particularly promising </w:t>
      </w:r>
      <w:del w:id="214" w:author="Andrew" w:date="2018-12-08T18:18:00Z">
        <w:r w:rsidRPr="00FF0DB1" w:rsidDel="006217A8">
          <w:rPr>
            <w:rFonts w:ascii="Times New Roman" w:hAnsi="Times New Roman" w:cs="Times New Roman"/>
            <w:sz w:val="24"/>
          </w:rPr>
          <w:delText xml:space="preserve">approach </w:delText>
        </w:r>
      </w:del>
      <w:r w:rsidRPr="00FF0DB1">
        <w:rPr>
          <w:rFonts w:ascii="Times New Roman" w:hAnsi="Times New Roman" w:cs="Times New Roman"/>
          <w:sz w:val="24"/>
        </w:rPr>
        <w:t xml:space="preserve">nuclear medical treatment modality involves coupling a pair of </w:t>
      </w:r>
      <w:commentRangeStart w:id="215"/>
      <w:del w:id="216" w:author="Andrew" w:date="2018-12-08T18:19:00Z">
        <w:r w:rsidRPr="00FF0DB1" w:rsidDel="006217A8">
          <w:rPr>
            <w:rFonts w:ascii="Times New Roman" w:hAnsi="Times New Roman" w:cs="Times New Roman"/>
            <w:sz w:val="24"/>
          </w:rPr>
          <w:delText>chemically</w:delText>
        </w:r>
      </w:del>
      <w:commentRangeEnd w:id="215"/>
      <w:r w:rsidR="006217A8">
        <w:rPr>
          <w:rStyle w:val="CommentReference"/>
          <w:rFonts w:ascii="Times New Roman" w:eastAsiaTheme="minorHAnsi" w:hAnsi="Times New Roman" w:cstheme="minorBidi"/>
          <w:color w:val="auto"/>
        </w:rPr>
        <w:commentReference w:id="215"/>
      </w:r>
      <w:del w:id="217" w:author="Andrew" w:date="2018-12-08T18:19:00Z">
        <w:r w:rsidRPr="00FF0DB1" w:rsidDel="006217A8">
          <w:rPr>
            <w:rFonts w:ascii="Times New Roman" w:hAnsi="Times New Roman" w:cs="Times New Roman"/>
            <w:sz w:val="24"/>
          </w:rPr>
          <w:delText xml:space="preserve"> similar </w:delText>
        </w:r>
      </w:del>
      <w:r w:rsidRPr="00FF0DB1">
        <w:rPr>
          <w:rFonts w:ascii="Times New Roman" w:hAnsi="Times New Roman" w:cs="Times New Roman"/>
          <w:sz w:val="24"/>
        </w:rPr>
        <w:t>radioisotopes</w:t>
      </w:r>
      <w:ins w:id="218" w:author="Andrew" w:date="2018-12-08T18:18:00Z">
        <w:r w:rsidR="006217A8">
          <w:rPr>
            <w:rFonts w:ascii="Times New Roman" w:hAnsi="Times New Roman" w:cs="Times New Roman"/>
            <w:sz w:val="24"/>
          </w:rPr>
          <w:t>,</w:t>
        </w:r>
      </w:ins>
      <w:r w:rsidRPr="00FF0DB1">
        <w:rPr>
          <w:rFonts w:ascii="Times New Roman" w:hAnsi="Times New Roman" w:cs="Times New Roman"/>
          <w:sz w:val="24"/>
        </w:rPr>
        <w:t xml:space="preserve"> including </w:t>
      </w:r>
      <w:del w:id="219" w:author="Andrew" w:date="2018-12-08T18:18:00Z">
        <w:r w:rsidRPr="00FF0DB1" w:rsidDel="006217A8">
          <w:rPr>
            <w:rFonts w:ascii="Times New Roman" w:hAnsi="Times New Roman" w:cs="Times New Roman"/>
            <w:sz w:val="24"/>
          </w:rPr>
          <w:delText xml:space="preserve">of </w:delText>
        </w:r>
      </w:del>
      <w:r w:rsidRPr="00FF0DB1">
        <w:rPr>
          <w:rFonts w:ascii="Times New Roman" w:hAnsi="Times New Roman" w:cs="Times New Roman"/>
          <w:sz w:val="24"/>
        </w:rPr>
        <w:t>a therapeutic nuclide capable of delivering a high</w:t>
      </w:r>
      <w:ins w:id="220" w:author="Andrew" w:date="2018-12-08T18:20:00Z">
        <w:r w:rsidR="006217A8">
          <w:rPr>
            <w:rFonts w:ascii="Times New Roman" w:hAnsi="Times New Roman" w:cs="Times New Roman"/>
            <w:sz w:val="24"/>
          </w:rPr>
          <w:t>ly</w:t>
        </w:r>
      </w:ins>
      <w:r w:rsidRPr="00FF0DB1">
        <w:rPr>
          <w:rFonts w:ascii="Times New Roman" w:hAnsi="Times New Roman" w:cs="Times New Roman"/>
          <w:sz w:val="24"/>
        </w:rPr>
        <w:t xml:space="preserve"> localized radiation dose and a chemically-</w:t>
      </w:r>
      <w:del w:id="221" w:author="Andrew" w:date="2018-12-08T18:19:00Z">
        <w:r w:rsidRPr="00FF0DB1" w:rsidDel="006217A8">
          <w:rPr>
            <w:rFonts w:ascii="Times New Roman" w:hAnsi="Times New Roman" w:cs="Times New Roman"/>
            <w:sz w:val="24"/>
          </w:rPr>
          <w:delText xml:space="preserve">identical </w:delText>
        </w:r>
      </w:del>
      <w:ins w:id="222" w:author="Andrew" w:date="2018-12-08T18:19:00Z">
        <w:r w:rsidR="006217A8">
          <w:rPr>
            <w:rFonts w:ascii="Times New Roman" w:hAnsi="Times New Roman" w:cs="Times New Roman"/>
            <w:sz w:val="24"/>
          </w:rPr>
          <w:t>simila</w:t>
        </w:r>
      </w:ins>
      <w:ins w:id="223" w:author="Andrew" w:date="2018-12-08T18:20:00Z">
        <w:r w:rsidR="006217A8">
          <w:rPr>
            <w:rFonts w:ascii="Times New Roman" w:hAnsi="Times New Roman" w:cs="Times New Roman"/>
            <w:sz w:val="24"/>
          </w:rPr>
          <w:t>r</w:t>
        </w:r>
      </w:ins>
      <w:ins w:id="224" w:author="Andrew" w:date="2018-12-08T18:19:00Z">
        <w:r w:rsidR="006217A8" w:rsidRPr="00FF0DB1">
          <w:rPr>
            <w:rFonts w:ascii="Times New Roman" w:hAnsi="Times New Roman" w:cs="Times New Roman"/>
            <w:sz w:val="24"/>
          </w:rPr>
          <w:t xml:space="preserve"> </w:t>
        </w:r>
      </w:ins>
      <w:r w:rsidRPr="00FF0DB1">
        <w:rPr>
          <w:rFonts w:ascii="Times New Roman" w:hAnsi="Times New Roman" w:cs="Times New Roman"/>
          <w:sz w:val="24"/>
        </w:rPr>
        <w:t xml:space="preserve">isotope that emits a positron for PET or a gamma suitable for single photon emission computed tomography (SPECT) imaging. </w:t>
      </w:r>
      <w:r w:rsidR="00592084">
        <w:rPr>
          <w:rFonts w:ascii="Times New Roman" w:hAnsi="Times New Roman" w:cs="Times New Roman"/>
          <w:sz w:val="24"/>
        </w:rPr>
        <w:t>E</w:t>
      </w:r>
      <w:r w:rsidRPr="00FF0DB1">
        <w:rPr>
          <w:rFonts w:ascii="Times New Roman" w:hAnsi="Times New Roman" w:cs="Times New Roman"/>
          <w:sz w:val="24"/>
        </w:rPr>
        <w:t>xample</w:t>
      </w:r>
      <w:ins w:id="225" w:author="Andrew" w:date="2018-12-02T16:22:00Z">
        <w:r w:rsidR="00E12110">
          <w:rPr>
            <w:rFonts w:ascii="Times New Roman" w:hAnsi="Times New Roman" w:cs="Times New Roman"/>
            <w:sz w:val="24"/>
          </w:rPr>
          <w:t>s</w:t>
        </w:r>
      </w:ins>
      <w:r w:rsidRPr="00FF0DB1">
        <w:rPr>
          <w:rFonts w:ascii="Times New Roman" w:hAnsi="Times New Roman" w:cs="Times New Roman"/>
          <w:sz w:val="24"/>
        </w:rPr>
        <w:t xml:space="preserve"> of </w:t>
      </w:r>
      <w:ins w:id="226" w:author="Andrew" w:date="2018-12-08T18:20:00Z">
        <w:r w:rsidR="006217A8">
          <w:rPr>
            <w:rFonts w:ascii="Times New Roman" w:hAnsi="Times New Roman" w:cs="Times New Roman"/>
            <w:sz w:val="24"/>
          </w:rPr>
          <w:t xml:space="preserve">these </w:t>
        </w:r>
      </w:ins>
      <w:r w:rsidRPr="00FF0DB1">
        <w:rPr>
          <w:rFonts w:ascii="Times New Roman" w:hAnsi="Times New Roman" w:cs="Times New Roman"/>
          <w:sz w:val="24"/>
        </w:rPr>
        <w:t>“theranostic</w:t>
      </w:r>
      <w:r w:rsidR="00592084">
        <w:rPr>
          <w:rFonts w:ascii="Times New Roman" w:hAnsi="Times New Roman" w:cs="Times New Roman"/>
          <w:sz w:val="24"/>
        </w:rPr>
        <w:t xml:space="preserve"> pairs</w:t>
      </w:r>
      <w:r w:rsidRPr="00FF0DB1">
        <w:rPr>
          <w:rFonts w:ascii="Times New Roman" w:hAnsi="Times New Roman" w:cs="Times New Roman"/>
          <w:sz w:val="24"/>
        </w:rPr>
        <w:t xml:space="preserve">” </w:t>
      </w:r>
      <w:r w:rsidR="00592084">
        <w:rPr>
          <w:rFonts w:ascii="Times New Roman" w:hAnsi="Times New Roman" w:cs="Times New Roman"/>
          <w:sz w:val="24"/>
        </w:rPr>
        <w:t>include</w:t>
      </w:r>
      <w:r w:rsidRPr="00FF0DB1">
        <w:rPr>
          <w:rFonts w:ascii="Times New Roman" w:hAnsi="Times New Roman" w:cs="Times New Roman"/>
          <w:sz w:val="24"/>
        </w:rPr>
        <w:t xml:space="preserve"> </w:t>
      </w:r>
      <w:r w:rsidRPr="00FF0DB1">
        <w:rPr>
          <w:rFonts w:ascii="Times New Roman" w:hAnsi="Times New Roman" w:cs="Times New Roman"/>
          <w:sz w:val="24"/>
          <w:vertAlign w:val="superscript"/>
        </w:rPr>
        <w:t>188</w:t>
      </w:r>
      <w:r w:rsidRPr="00FF0DB1">
        <w:rPr>
          <w:rFonts w:ascii="Times New Roman" w:hAnsi="Times New Roman" w:cs="Times New Roman"/>
          <w:sz w:val="24"/>
        </w:rPr>
        <w:t xml:space="preserve">Pt or </w:t>
      </w:r>
      <w:r w:rsidRPr="00FF0DB1">
        <w:rPr>
          <w:rFonts w:ascii="Times New Roman" w:hAnsi="Times New Roman" w:cs="Times New Roman"/>
          <w:sz w:val="24"/>
          <w:vertAlign w:val="superscript"/>
        </w:rPr>
        <w:t>191</w:t>
      </w:r>
      <w:r w:rsidR="00592084">
        <w:rPr>
          <w:rFonts w:ascii="Times New Roman" w:hAnsi="Times New Roman" w:cs="Times New Roman"/>
          <w:sz w:val="24"/>
        </w:rPr>
        <w:t>Pt</w:t>
      </w:r>
      <w:del w:id="227" w:author="Andrew" w:date="2018-12-08T18:22:00Z">
        <w:r w:rsidR="00592084" w:rsidDel="006217A8">
          <w:rPr>
            <w:rFonts w:ascii="Times New Roman" w:hAnsi="Times New Roman" w:cs="Times New Roman"/>
            <w:sz w:val="24"/>
          </w:rPr>
          <w:delText>,</w:delText>
        </w:r>
        <w:r w:rsidRPr="00FF0DB1" w:rsidDel="006217A8">
          <w:rPr>
            <w:rFonts w:ascii="Times New Roman" w:hAnsi="Times New Roman" w:cs="Times New Roman"/>
            <w:sz w:val="24"/>
          </w:rPr>
          <w:delText xml:space="preserve"> which show potential</w:delText>
        </w:r>
      </w:del>
      <w:r w:rsidRPr="00FF0DB1">
        <w:rPr>
          <w:rFonts w:ascii="Times New Roman" w:hAnsi="Times New Roman" w:cs="Times New Roman"/>
          <w:sz w:val="24"/>
        </w:rPr>
        <w:t xml:space="preserve"> for use in imaging, together with </w:t>
      </w:r>
      <w:r w:rsidRPr="00FF0DB1">
        <w:rPr>
          <w:rFonts w:ascii="Times New Roman" w:hAnsi="Times New Roman" w:cs="Times New Roman"/>
          <w:sz w:val="24"/>
          <w:vertAlign w:val="superscript"/>
        </w:rPr>
        <w:t>193m</w:t>
      </w:r>
      <w:r w:rsidRPr="00FF0DB1">
        <w:rPr>
          <w:rFonts w:ascii="Times New Roman" w:hAnsi="Times New Roman" w:cs="Times New Roman"/>
          <w:sz w:val="24"/>
        </w:rPr>
        <w:t xml:space="preserve">Pt, </w:t>
      </w:r>
      <w:r w:rsidRPr="00FF0DB1">
        <w:rPr>
          <w:rFonts w:ascii="Times New Roman" w:hAnsi="Times New Roman" w:cs="Times New Roman"/>
          <w:sz w:val="24"/>
          <w:vertAlign w:val="superscript"/>
        </w:rPr>
        <w:t>195m</w:t>
      </w:r>
      <w:r w:rsidRPr="00FF0DB1">
        <w:rPr>
          <w:rFonts w:ascii="Times New Roman" w:hAnsi="Times New Roman" w:cs="Times New Roman"/>
          <w:sz w:val="24"/>
        </w:rPr>
        <w:t xml:space="preserve">Pt and </w:t>
      </w:r>
      <w:r w:rsidRPr="00FF0DB1">
        <w:rPr>
          <w:rFonts w:ascii="Times New Roman" w:hAnsi="Times New Roman" w:cs="Times New Roman"/>
          <w:sz w:val="24"/>
          <w:vertAlign w:val="superscript"/>
        </w:rPr>
        <w:t>197</w:t>
      </w:r>
      <w:r w:rsidR="00592084">
        <w:rPr>
          <w:rFonts w:ascii="Times New Roman" w:hAnsi="Times New Roman" w:cs="Times New Roman"/>
          <w:sz w:val="24"/>
        </w:rPr>
        <w:t xml:space="preserve">Pt, which all have </w:t>
      </w:r>
      <w:del w:id="228" w:author="Andrew" w:date="2018-12-08T18:22:00Z">
        <w:r w:rsidR="00592084" w:rsidDel="006217A8">
          <w:rPr>
            <w:rFonts w:ascii="Times New Roman" w:hAnsi="Times New Roman" w:cs="Times New Roman"/>
            <w:sz w:val="24"/>
          </w:rPr>
          <w:delText xml:space="preserve">potential </w:delText>
        </w:r>
      </w:del>
      <w:r w:rsidR="00592084">
        <w:rPr>
          <w:rFonts w:ascii="Times New Roman" w:hAnsi="Times New Roman" w:cs="Times New Roman"/>
          <w:sz w:val="24"/>
        </w:rPr>
        <w:t xml:space="preserve">therapeutic </w:t>
      </w:r>
      <w:ins w:id="229" w:author="Andrew" w:date="2018-12-08T18:22:00Z">
        <w:r w:rsidR="006217A8">
          <w:rPr>
            <w:rFonts w:ascii="Times New Roman" w:hAnsi="Times New Roman" w:cs="Times New Roman"/>
            <w:sz w:val="24"/>
          </w:rPr>
          <w:t>potential</w:t>
        </w:r>
      </w:ins>
      <w:del w:id="230" w:author="Andrew" w:date="2018-12-08T18:22:00Z">
        <w:r w:rsidR="00592084" w:rsidDel="006217A8">
          <w:rPr>
            <w:rFonts w:ascii="Times New Roman" w:hAnsi="Times New Roman" w:cs="Times New Roman"/>
            <w:sz w:val="24"/>
          </w:rPr>
          <w:delText>value</w:delText>
        </w:r>
      </w:del>
      <w:r w:rsidRPr="00FF0DB1">
        <w:rPr>
          <w:rFonts w:ascii="Times New Roman" w:hAnsi="Times New Roman" w:cs="Times New Roman"/>
          <w:sz w:val="24"/>
        </w:rPr>
        <w:t xml:space="preserve">. Another promising </w:t>
      </w:r>
      <w:r w:rsidR="00592084">
        <w:rPr>
          <w:rFonts w:ascii="Times New Roman" w:hAnsi="Times New Roman" w:cs="Times New Roman"/>
          <w:sz w:val="24"/>
        </w:rPr>
        <w:t xml:space="preserve">pair </w:t>
      </w:r>
      <w:r w:rsidR="000A0B06">
        <w:rPr>
          <w:rFonts w:ascii="Times New Roman" w:hAnsi="Times New Roman" w:cs="Times New Roman"/>
          <w:sz w:val="24"/>
        </w:rPr>
        <w:t>involves</w:t>
      </w:r>
      <w:r w:rsidRPr="00FF0DB1">
        <w:rPr>
          <w:rFonts w:ascii="Times New Roman" w:hAnsi="Times New Roman" w:cs="Times New Roman"/>
          <w:sz w:val="24"/>
        </w:rPr>
        <w:t xml:space="preserve"> the PET isotope </w:t>
      </w:r>
      <w:r w:rsidRPr="00FF0DB1">
        <w:rPr>
          <w:rFonts w:ascii="Times New Roman" w:hAnsi="Times New Roman" w:cs="Times New Roman"/>
          <w:sz w:val="24"/>
          <w:vertAlign w:val="superscript"/>
        </w:rPr>
        <w:t>134</w:t>
      </w:r>
      <w:r w:rsidRPr="00FF0DB1">
        <w:rPr>
          <w:rFonts w:ascii="Times New Roman" w:hAnsi="Times New Roman" w:cs="Times New Roman"/>
          <w:sz w:val="24"/>
        </w:rPr>
        <w:t>Ce (t</w:t>
      </w:r>
      <w:r w:rsidRPr="00FF0DB1">
        <w:rPr>
          <w:rFonts w:ascii="Times New Roman" w:hAnsi="Times New Roman" w:cs="Times New Roman"/>
          <w:sz w:val="24"/>
          <w:vertAlign w:val="subscript"/>
        </w:rPr>
        <w:t>½</w:t>
      </w:r>
      <w:r w:rsidRPr="00FF0DB1">
        <w:rPr>
          <w:rFonts w:ascii="Times New Roman" w:hAnsi="Times New Roman" w:cs="Times New Roman"/>
          <w:sz w:val="24"/>
        </w:rPr>
        <w:t xml:space="preserve">= 3.16(4) days) </w:t>
      </w:r>
      <w:r w:rsidR="00592084">
        <w:rPr>
          <w:rFonts w:ascii="Times New Roman" w:hAnsi="Times New Roman" w:cs="Times New Roman"/>
          <w:sz w:val="24"/>
        </w:rPr>
        <w:t>combined</w:t>
      </w:r>
      <w:r w:rsidRPr="00FF0DB1">
        <w:rPr>
          <w:rFonts w:ascii="Times New Roman" w:hAnsi="Times New Roman" w:cs="Times New Roman"/>
          <w:sz w:val="24"/>
        </w:rPr>
        <w:t xml:space="preserve"> with </w:t>
      </w:r>
      <w:r w:rsidRPr="00FF0DB1">
        <w:rPr>
          <w:rFonts w:ascii="Times New Roman" w:hAnsi="Times New Roman" w:cs="Times New Roman"/>
          <w:sz w:val="24"/>
          <w:vertAlign w:val="superscript"/>
        </w:rPr>
        <w:t>225</w:t>
      </w:r>
      <w:r w:rsidR="003301E9">
        <w:rPr>
          <w:rFonts w:ascii="Times New Roman" w:hAnsi="Times New Roman" w:cs="Times New Roman"/>
          <w:sz w:val="24"/>
        </w:rPr>
        <w:t>Ac.  A recent NSAC report [Nsa15</w:t>
      </w:r>
      <w:r w:rsidRPr="00FF0DB1">
        <w:rPr>
          <w:rFonts w:ascii="Times New Roman" w:hAnsi="Times New Roman" w:cs="Times New Roman"/>
          <w:sz w:val="24"/>
        </w:rPr>
        <w:t xml:space="preserve">] highlights additional pairs of isotopes that have potential uses as theranostic agents.  </w:t>
      </w:r>
    </w:p>
    <w:p w14:paraId="56CC844D" w14:textId="494FA820" w:rsidR="00FF0DB1" w:rsidRPr="00FF0DB1" w:rsidRDefault="00FF0DB1" w:rsidP="00FF0DB1">
      <w:pPr>
        <w:pStyle w:val="Normal1"/>
        <w:rPr>
          <w:rFonts w:ascii="Times New Roman" w:hAnsi="Times New Roman" w:cs="Times New Roman"/>
          <w:sz w:val="24"/>
        </w:rPr>
      </w:pPr>
      <w:r w:rsidRPr="00FF0DB1">
        <w:rPr>
          <w:rFonts w:ascii="Times New Roman" w:hAnsi="Times New Roman" w:cs="Times New Roman"/>
          <w:sz w:val="24"/>
        </w:rPr>
        <w:t>As mentioned above, most of these promising radionuclides are made at a few regional facilities.  These include the Isotope Production Facility at Los Alamos National Lab (IPF-LANL)</w:t>
      </w:r>
      <w:ins w:id="231" w:author="Andrew" w:date="2018-12-08T18:24:00Z">
        <w:r w:rsidR="001E5C8B">
          <w:rPr>
            <w:rFonts w:ascii="Times New Roman" w:hAnsi="Times New Roman" w:cs="Times New Roman"/>
            <w:sz w:val="24"/>
          </w:rPr>
          <w:t xml:space="preserve"> and</w:t>
        </w:r>
      </w:ins>
      <w:del w:id="232" w:author="Andrew" w:date="2018-12-08T18:24:00Z">
        <w:r w:rsidRPr="00FF0DB1" w:rsidDel="001E5C8B">
          <w:rPr>
            <w:rFonts w:ascii="Times New Roman" w:hAnsi="Times New Roman" w:cs="Times New Roman"/>
            <w:sz w:val="24"/>
          </w:rPr>
          <w:delText>,</w:delText>
        </w:r>
      </w:del>
      <w:r w:rsidRPr="00FF0DB1">
        <w:rPr>
          <w:rFonts w:ascii="Times New Roman" w:hAnsi="Times New Roman" w:cs="Times New Roman"/>
          <w:sz w:val="24"/>
        </w:rPr>
        <w:t xml:space="preserve"> the Brookhaven Linac Isotope Production facility at Brookhaven National Lab (BLIP-BNL) in the United States, </w:t>
      </w:r>
      <w:del w:id="233" w:author="Andrew" w:date="2018-12-08T18:24:00Z">
        <w:r w:rsidRPr="00FF0DB1" w:rsidDel="001E5C8B">
          <w:rPr>
            <w:rFonts w:ascii="Times New Roman" w:hAnsi="Times New Roman" w:cs="Times New Roman"/>
            <w:sz w:val="24"/>
          </w:rPr>
          <w:delText xml:space="preserve">the </w:delText>
        </w:r>
      </w:del>
      <w:r w:rsidRPr="00FF0DB1">
        <w:rPr>
          <w:rFonts w:ascii="Times New Roman" w:hAnsi="Times New Roman" w:cs="Times New Roman"/>
          <w:sz w:val="24"/>
        </w:rPr>
        <w:t>TRIUMF in Canada</w:t>
      </w:r>
      <w:ins w:id="234" w:author="Andrew" w:date="2018-12-08T18:24:00Z">
        <w:r w:rsidR="001E5C8B">
          <w:rPr>
            <w:rFonts w:ascii="Times New Roman" w:hAnsi="Times New Roman" w:cs="Times New Roman"/>
            <w:sz w:val="24"/>
          </w:rPr>
          <w:t>,</w:t>
        </w:r>
      </w:ins>
      <w:r w:rsidRPr="00FF0DB1">
        <w:rPr>
          <w:rFonts w:ascii="Times New Roman" w:hAnsi="Times New Roman" w:cs="Times New Roman"/>
          <w:sz w:val="24"/>
        </w:rPr>
        <w:t xml:space="preserve"> and iThemba </w:t>
      </w:r>
      <w:del w:id="235" w:author="Andrew" w:date="2018-12-02T16:22:00Z">
        <w:r w:rsidRPr="00FF0DB1" w:rsidDel="00E12110">
          <w:rPr>
            <w:rFonts w:ascii="Times New Roman" w:hAnsi="Times New Roman" w:cs="Times New Roman"/>
            <w:sz w:val="24"/>
          </w:rPr>
          <w:delText xml:space="preserve">labs </w:delText>
        </w:r>
      </w:del>
      <w:ins w:id="236" w:author="Andrew" w:date="2018-12-02T16:22:00Z">
        <w:r w:rsidR="00E12110">
          <w:rPr>
            <w:rFonts w:ascii="Times New Roman" w:hAnsi="Times New Roman" w:cs="Times New Roman"/>
            <w:sz w:val="24"/>
          </w:rPr>
          <w:t>LABS</w:t>
        </w:r>
        <w:r w:rsidR="00E12110" w:rsidRPr="00FF0DB1">
          <w:rPr>
            <w:rFonts w:ascii="Times New Roman" w:hAnsi="Times New Roman" w:cs="Times New Roman"/>
            <w:sz w:val="24"/>
          </w:rPr>
          <w:t xml:space="preserve"> </w:t>
        </w:r>
      </w:ins>
      <w:r w:rsidRPr="00FF0DB1">
        <w:rPr>
          <w:rFonts w:ascii="Times New Roman" w:hAnsi="Times New Roman" w:cs="Times New Roman"/>
          <w:sz w:val="24"/>
        </w:rPr>
        <w:t xml:space="preserve">in South Africa. These facilities </w:t>
      </w:r>
      <w:del w:id="237" w:author="Andrew" w:date="2018-12-08T18:43:00Z">
        <w:r w:rsidRPr="00FF0DB1" w:rsidDel="0033760C">
          <w:rPr>
            <w:rFonts w:ascii="Times New Roman" w:hAnsi="Times New Roman" w:cs="Times New Roman"/>
            <w:sz w:val="24"/>
          </w:rPr>
          <w:delText xml:space="preserve">are used to </w:delText>
        </w:r>
      </w:del>
      <w:r w:rsidRPr="00FF0DB1">
        <w:rPr>
          <w:rFonts w:ascii="Times New Roman" w:hAnsi="Times New Roman" w:cs="Times New Roman"/>
          <w:sz w:val="24"/>
        </w:rPr>
        <w:t>produce all types of medical isotopes</w:t>
      </w:r>
      <w:ins w:id="238" w:author="Andrew" w:date="2018-12-08T18:44:00Z">
        <w:r w:rsidR="0033760C">
          <w:rPr>
            <w:rFonts w:ascii="Times New Roman" w:hAnsi="Times New Roman" w:cs="Times New Roman"/>
            <w:sz w:val="24"/>
          </w:rPr>
          <w:t>,</w:t>
        </w:r>
      </w:ins>
      <w:r w:rsidRPr="00FF0DB1">
        <w:rPr>
          <w:rFonts w:ascii="Times New Roman" w:hAnsi="Times New Roman" w:cs="Times New Roman"/>
          <w:sz w:val="24"/>
        </w:rPr>
        <w:t xml:space="preserve"> ranging from non-standard </w:t>
      </w:r>
      <w:r w:rsidR="00592084" w:rsidRPr="00FF0DB1">
        <w:rPr>
          <w:rFonts w:ascii="Symbol" w:hAnsi="Symbol" w:cs="Times New Roman"/>
          <w:sz w:val="24"/>
        </w:rPr>
        <w:t></w:t>
      </w:r>
      <w:r w:rsidRPr="00FF0DB1">
        <w:rPr>
          <w:rFonts w:ascii="Times New Roman" w:hAnsi="Times New Roman" w:cs="Times New Roman"/>
          <w:sz w:val="24"/>
          <w:vertAlign w:val="superscript"/>
        </w:rPr>
        <w:t>+</w:t>
      </w:r>
      <w:r w:rsidRPr="00FF0DB1">
        <w:rPr>
          <w:rFonts w:ascii="Times New Roman" w:hAnsi="Times New Roman" w:cs="Times New Roman"/>
          <w:sz w:val="24"/>
        </w:rPr>
        <w:t xml:space="preserve"> emitters to SPECT radionuclides </w:t>
      </w:r>
      <w:del w:id="239" w:author="Andrew" w:date="2018-12-08T18:44:00Z">
        <w:r w:rsidRPr="00FF0DB1" w:rsidDel="0033760C">
          <w:rPr>
            <w:rFonts w:ascii="Times New Roman" w:hAnsi="Times New Roman" w:cs="Times New Roman"/>
            <w:sz w:val="24"/>
          </w:rPr>
          <w:delText>and their</w:delText>
        </w:r>
      </w:del>
      <w:ins w:id="240" w:author="Andrew" w:date="2018-12-08T18:44:00Z">
        <w:r w:rsidR="0033760C">
          <w:rPr>
            <w:rFonts w:ascii="Times New Roman" w:hAnsi="Times New Roman" w:cs="Times New Roman"/>
            <w:sz w:val="24"/>
          </w:rPr>
          <w:t>via</w:t>
        </w:r>
      </w:ins>
      <w:r w:rsidRPr="00FF0DB1">
        <w:rPr>
          <w:rFonts w:ascii="Times New Roman" w:hAnsi="Times New Roman" w:cs="Times New Roman"/>
          <w:sz w:val="24"/>
        </w:rPr>
        <w:t xml:space="preserve"> generator</w:t>
      </w:r>
      <w:ins w:id="241" w:author="Andrew" w:date="2018-12-08T18:44:00Z">
        <w:r w:rsidR="0033760C">
          <w:rPr>
            <w:rFonts w:ascii="Times New Roman" w:hAnsi="Times New Roman" w:cs="Times New Roman"/>
            <w:sz w:val="24"/>
          </w:rPr>
          <w:t>s</w:t>
        </w:r>
      </w:ins>
      <w:del w:id="242" w:author="Andrew" w:date="2018-12-08T18:44:00Z">
        <w:r w:rsidRPr="00FF0DB1" w:rsidDel="0033760C">
          <w:rPr>
            <w:rFonts w:ascii="Times New Roman" w:hAnsi="Times New Roman" w:cs="Times New Roman"/>
            <w:sz w:val="24"/>
          </w:rPr>
          <w:delText xml:space="preserve"> parents</w:delText>
        </w:r>
      </w:del>
      <w:r w:rsidRPr="00FF0DB1">
        <w:rPr>
          <w:rFonts w:ascii="Times New Roman" w:hAnsi="Times New Roman" w:cs="Times New Roman"/>
          <w:sz w:val="24"/>
        </w:rPr>
        <w:t xml:space="preserve">, as well as </w:t>
      </w:r>
      <w:r w:rsidR="003301E9">
        <w:rPr>
          <w:rFonts w:ascii="Times New Roman" w:hAnsi="Times New Roman" w:cs="Times New Roman"/>
          <w:sz w:val="24"/>
        </w:rPr>
        <w:t>numerous therapeutic isotopes [Iae</w:t>
      </w:r>
      <w:proofErr w:type="gramStart"/>
      <w:r w:rsidR="003301E9">
        <w:rPr>
          <w:rFonts w:ascii="Times New Roman" w:hAnsi="Times New Roman" w:cs="Times New Roman"/>
          <w:sz w:val="24"/>
        </w:rPr>
        <w:t>675,Nsa</w:t>
      </w:r>
      <w:proofErr w:type="gramEnd"/>
      <w:r w:rsidR="003301E9">
        <w:rPr>
          <w:rFonts w:ascii="Times New Roman" w:hAnsi="Times New Roman" w:cs="Times New Roman"/>
          <w:sz w:val="24"/>
        </w:rPr>
        <w:t>15</w:t>
      </w:r>
      <w:r w:rsidRPr="00FF0DB1">
        <w:rPr>
          <w:rFonts w:ascii="Times New Roman" w:hAnsi="Times New Roman" w:cs="Times New Roman"/>
          <w:sz w:val="24"/>
        </w:rPr>
        <w:t xml:space="preserve">].  In a compelling example of the synergy between fundamental nuclear research and societal benefit, LANL-IPF and BLIP-BNL operate symbiotically with the Los Alamos Neutron Science Center at LANL and the Relativistic Heavy Ion Collider at BNL.  This dual-use approach provides an inexpensive, reliable source of radionuclides needed for the development of new drugs through a public-private partnership. </w:t>
      </w:r>
    </w:p>
    <w:p w14:paraId="7EFC5C3B" w14:textId="6DCC8DA1" w:rsidR="00FF0DB1" w:rsidRPr="00FF0DB1" w:rsidRDefault="00FF0DB1" w:rsidP="00FF0DB1">
      <w:pPr>
        <w:pStyle w:val="Normal1"/>
        <w:rPr>
          <w:rFonts w:ascii="Times New Roman" w:hAnsi="Times New Roman" w:cs="Times New Roman"/>
          <w:sz w:val="24"/>
        </w:rPr>
      </w:pPr>
      <w:del w:id="243" w:author="Andrew" w:date="2018-12-08T18:45:00Z">
        <w:r w:rsidRPr="00FF0DB1" w:rsidDel="0033760C">
          <w:rPr>
            <w:rFonts w:ascii="Times New Roman" w:hAnsi="Times New Roman" w:cs="Times New Roman"/>
            <w:sz w:val="24"/>
          </w:rPr>
          <w:lastRenderedPageBreak/>
          <w:delText>All of t</w:delText>
        </w:r>
      </w:del>
      <w:ins w:id="244" w:author="Andrew" w:date="2018-12-08T18:45:00Z">
        <w:r w:rsidR="0033760C">
          <w:rPr>
            <w:rFonts w:ascii="Times New Roman" w:hAnsi="Times New Roman" w:cs="Times New Roman"/>
            <w:sz w:val="24"/>
          </w:rPr>
          <w:t>T</w:t>
        </w:r>
      </w:ins>
      <w:r w:rsidRPr="00FF0DB1">
        <w:rPr>
          <w:rFonts w:ascii="Times New Roman" w:hAnsi="Times New Roman" w:cs="Times New Roman"/>
          <w:sz w:val="24"/>
        </w:rPr>
        <w:t xml:space="preserve">hese </w:t>
      </w:r>
      <w:del w:id="245" w:author="Andrew" w:date="2018-12-08T18:45:00Z">
        <w:r w:rsidRPr="00FF0DB1" w:rsidDel="0033760C">
          <w:rPr>
            <w:rFonts w:ascii="Times New Roman" w:hAnsi="Times New Roman" w:cs="Times New Roman"/>
            <w:sz w:val="24"/>
          </w:rPr>
          <w:delText>regional sources</w:delText>
        </w:r>
      </w:del>
      <w:ins w:id="246" w:author="Andrew" w:date="2018-12-08T18:45:00Z">
        <w:r w:rsidR="0033760C">
          <w:rPr>
            <w:rFonts w:ascii="Times New Roman" w:hAnsi="Times New Roman" w:cs="Times New Roman"/>
            <w:sz w:val="24"/>
          </w:rPr>
          <w:t>facilities</w:t>
        </w:r>
      </w:ins>
      <w:r w:rsidRPr="00FF0DB1">
        <w:rPr>
          <w:rFonts w:ascii="Times New Roman" w:hAnsi="Times New Roman" w:cs="Times New Roman"/>
          <w:sz w:val="24"/>
        </w:rPr>
        <w:t xml:space="preserve"> utilize high-energy (≥100 MeV) proton beams for isotope production via (</w:t>
      </w:r>
      <w:proofErr w:type="gramStart"/>
      <w:r w:rsidRPr="00FF0DB1">
        <w:rPr>
          <w:rFonts w:ascii="Times New Roman" w:hAnsi="Times New Roman" w:cs="Times New Roman"/>
          <w:sz w:val="24"/>
        </w:rPr>
        <w:t>p,x</w:t>
      </w:r>
      <w:proofErr w:type="gramEnd"/>
      <w:r w:rsidRPr="00FF0DB1">
        <w:rPr>
          <w:rFonts w:ascii="Times New Roman" w:hAnsi="Times New Roman" w:cs="Times New Roman"/>
          <w:sz w:val="24"/>
        </w:rPr>
        <w:t xml:space="preserve">) reactions on stable targets.  Nuclear reactions in this energy region range from pre-equilibrium direct/deep inelastic mechanisms to the formation of fully equilibrated compound nuclei. </w:t>
      </w:r>
      <w:del w:id="247" w:author="Andrew" w:date="2018-12-08T18:48:00Z">
        <w:r w:rsidRPr="00FF0DB1" w:rsidDel="0033760C">
          <w:rPr>
            <w:rFonts w:ascii="Times New Roman" w:hAnsi="Times New Roman" w:cs="Times New Roman"/>
            <w:sz w:val="24"/>
          </w:rPr>
          <w:delText>Furthermore, t</w:delText>
        </w:r>
      </w:del>
      <w:ins w:id="248" w:author="Andrew" w:date="2018-12-08T18:48:00Z">
        <w:r w:rsidR="0033760C">
          <w:rPr>
            <w:rFonts w:ascii="Times New Roman" w:hAnsi="Times New Roman" w:cs="Times New Roman"/>
            <w:sz w:val="24"/>
          </w:rPr>
          <w:t>T</w:t>
        </w:r>
      </w:ins>
      <w:r w:rsidRPr="00FF0DB1">
        <w:rPr>
          <w:rFonts w:ascii="Times New Roman" w:hAnsi="Times New Roman" w:cs="Times New Roman"/>
          <w:sz w:val="24"/>
        </w:rPr>
        <w:t>hese reactions</w:t>
      </w:r>
      <w:ins w:id="249" w:author="Andrew" w:date="2018-12-08T18:27:00Z">
        <w:r w:rsidR="001E5C8B">
          <w:rPr>
            <w:rFonts w:ascii="Times New Roman" w:hAnsi="Times New Roman" w:cs="Times New Roman"/>
            <w:sz w:val="24"/>
          </w:rPr>
          <w:t xml:space="preserve"> produce</w:t>
        </w:r>
      </w:ins>
      <w:r w:rsidRPr="00FF0DB1">
        <w:rPr>
          <w:rFonts w:ascii="Times New Roman" w:hAnsi="Times New Roman" w:cs="Times New Roman"/>
          <w:sz w:val="24"/>
        </w:rPr>
        <w:t xml:space="preserve"> many “secondary” spallation protons and neutrons that can in turn initiate nuclear reactions</w:t>
      </w:r>
      <w:ins w:id="250" w:author="Andrew" w:date="2018-12-08T18:28:00Z">
        <w:r w:rsidR="001E5C8B">
          <w:rPr>
            <w:rFonts w:ascii="Times New Roman" w:hAnsi="Times New Roman" w:cs="Times New Roman"/>
            <w:sz w:val="24"/>
          </w:rPr>
          <w:t>,</w:t>
        </w:r>
      </w:ins>
      <w:r w:rsidRPr="00FF0DB1">
        <w:rPr>
          <w:rFonts w:ascii="Times New Roman" w:hAnsi="Times New Roman" w:cs="Times New Roman"/>
          <w:sz w:val="24"/>
        </w:rPr>
        <w:t xml:space="preserve"> providing either a useful alternative source of valuable radionuclide</w:t>
      </w:r>
      <w:ins w:id="251" w:author="Andrew" w:date="2018-12-08T18:28:00Z">
        <w:r w:rsidR="001E5C8B">
          <w:rPr>
            <w:rFonts w:ascii="Times New Roman" w:hAnsi="Times New Roman" w:cs="Times New Roman"/>
            <w:sz w:val="24"/>
          </w:rPr>
          <w:t>s</w:t>
        </w:r>
      </w:ins>
      <w:r w:rsidRPr="00FF0DB1">
        <w:rPr>
          <w:rFonts w:ascii="Times New Roman" w:hAnsi="Times New Roman" w:cs="Times New Roman"/>
          <w:sz w:val="24"/>
        </w:rPr>
        <w:t xml:space="preserve"> or a troublesome chemically-identical contaminant.  The secondary neutron flux is particularly important since the lack of electronic stopping for neutrons makes them advantageous</w:t>
      </w:r>
      <w:r w:rsidR="003301E9">
        <w:rPr>
          <w:rFonts w:ascii="Times New Roman" w:hAnsi="Times New Roman" w:cs="Times New Roman"/>
          <w:sz w:val="24"/>
        </w:rPr>
        <w:t xml:space="preserve"> for radionuclide production [Voy18</w:t>
      </w:r>
      <w:r w:rsidR="0042615F">
        <w:rPr>
          <w:rFonts w:ascii="Times New Roman" w:hAnsi="Times New Roman" w:cs="Times New Roman"/>
          <w:sz w:val="24"/>
        </w:rPr>
        <w:t>a</w:t>
      </w:r>
      <w:r w:rsidRPr="00FF0DB1">
        <w:rPr>
          <w:rFonts w:ascii="Times New Roman" w:hAnsi="Times New Roman" w:cs="Times New Roman"/>
          <w:sz w:val="24"/>
        </w:rPr>
        <w:t>].  The energy spectrum of secondary neutrons from IPF was recently measured using spectral unfolding [</w:t>
      </w:r>
      <w:r w:rsidR="0042615F">
        <w:rPr>
          <w:rFonts w:ascii="Times New Roman" w:hAnsi="Times New Roman" w:cs="Times New Roman"/>
          <w:sz w:val="24"/>
        </w:rPr>
        <w:t>Mos16</w:t>
      </w:r>
      <w:r w:rsidRPr="00FF0DB1">
        <w:rPr>
          <w:rFonts w:ascii="Times New Roman" w:hAnsi="Times New Roman" w:cs="Times New Roman"/>
          <w:sz w:val="24"/>
        </w:rPr>
        <w:t xml:space="preserve">] and for </w:t>
      </w:r>
      <w:del w:id="252" w:author="Andrew" w:date="2018-12-08T18:29:00Z">
        <w:r w:rsidRPr="00FF0DB1" w:rsidDel="001E5C8B">
          <w:rPr>
            <w:rFonts w:ascii="Times New Roman" w:hAnsi="Times New Roman" w:cs="Times New Roman"/>
            <w:sz w:val="24"/>
          </w:rPr>
          <w:delText xml:space="preserve">thick </w:delText>
        </w:r>
      </w:del>
      <w:ins w:id="253" w:author="Andrew" w:date="2018-12-08T18:29:00Z">
        <w:r w:rsidR="001E5C8B" w:rsidRPr="00FF0DB1">
          <w:rPr>
            <w:rFonts w:ascii="Times New Roman" w:hAnsi="Times New Roman" w:cs="Times New Roman"/>
            <w:sz w:val="24"/>
          </w:rPr>
          <w:t>thick</w:t>
        </w:r>
        <w:r w:rsidR="001E5C8B">
          <w:rPr>
            <w:rFonts w:ascii="Times New Roman" w:hAnsi="Times New Roman" w:cs="Times New Roman"/>
            <w:sz w:val="24"/>
          </w:rPr>
          <w:t>-</w:t>
        </w:r>
      </w:ins>
      <w:r w:rsidRPr="00FF0DB1">
        <w:rPr>
          <w:rFonts w:ascii="Times New Roman" w:hAnsi="Times New Roman" w:cs="Times New Roman"/>
          <w:sz w:val="24"/>
        </w:rPr>
        <w:t xml:space="preserve">target deuteron break-up on beryllium at the LBNL 88-Inch cyclotron </w:t>
      </w:r>
      <w:del w:id="254" w:author="Andrew" w:date="2018-12-08T18:29:00Z">
        <w:r w:rsidRPr="00FF0DB1" w:rsidDel="001E5C8B">
          <w:rPr>
            <w:rFonts w:ascii="Times New Roman" w:hAnsi="Times New Roman" w:cs="Times New Roman"/>
            <w:sz w:val="24"/>
          </w:rPr>
          <w:delText>[</w:delText>
        </w:r>
        <w:r w:rsidR="003301E9" w:rsidDel="001E5C8B">
          <w:rPr>
            <w:rFonts w:ascii="Times New Roman" w:hAnsi="Times New Roman" w:cs="Times New Roman"/>
            <w:sz w:val="24"/>
          </w:rPr>
          <w:delText>Har18</w:delText>
        </w:r>
        <w:r w:rsidRPr="00FF0DB1" w:rsidDel="001E5C8B">
          <w:rPr>
            <w:rFonts w:ascii="Times New Roman" w:hAnsi="Times New Roman" w:cs="Times New Roman"/>
            <w:sz w:val="24"/>
          </w:rPr>
          <w:delText xml:space="preserve">] </w:delText>
        </w:r>
      </w:del>
      <w:r w:rsidRPr="00FF0DB1">
        <w:rPr>
          <w:rFonts w:ascii="Times New Roman" w:hAnsi="Times New Roman" w:cs="Times New Roman"/>
          <w:sz w:val="24"/>
        </w:rPr>
        <w:t>via a secondary time-of-flight technique</w:t>
      </w:r>
      <w:ins w:id="255" w:author="Andrew" w:date="2018-12-08T18:29:00Z">
        <w:r w:rsidR="001E5C8B">
          <w:rPr>
            <w:rFonts w:ascii="Times New Roman" w:hAnsi="Times New Roman" w:cs="Times New Roman"/>
            <w:sz w:val="24"/>
          </w:rPr>
          <w:t xml:space="preserve"> </w:t>
        </w:r>
        <w:r w:rsidR="001E5C8B" w:rsidRPr="00FF0DB1">
          <w:rPr>
            <w:rFonts w:ascii="Times New Roman" w:hAnsi="Times New Roman" w:cs="Times New Roman"/>
            <w:sz w:val="24"/>
          </w:rPr>
          <w:t>[</w:t>
        </w:r>
        <w:r w:rsidR="001E5C8B">
          <w:rPr>
            <w:rFonts w:ascii="Times New Roman" w:hAnsi="Times New Roman" w:cs="Times New Roman"/>
            <w:sz w:val="24"/>
          </w:rPr>
          <w:t>Har18</w:t>
        </w:r>
        <w:r w:rsidR="001E5C8B" w:rsidRPr="00FF0DB1">
          <w:rPr>
            <w:rFonts w:ascii="Times New Roman" w:hAnsi="Times New Roman" w:cs="Times New Roman"/>
            <w:sz w:val="24"/>
          </w:rPr>
          <w:t>]</w:t>
        </w:r>
      </w:ins>
      <w:r w:rsidRPr="00FF0DB1">
        <w:rPr>
          <w:rFonts w:ascii="Times New Roman" w:hAnsi="Times New Roman" w:cs="Times New Roman"/>
          <w:sz w:val="24"/>
        </w:rPr>
        <w:t xml:space="preserve">. A number of therapeutic radionuclides can potentially be produced via secondary neutron-induced (n,p) reactions. Examples of possible targets include </w:t>
      </w:r>
      <w:r w:rsidRPr="00FF0DB1">
        <w:rPr>
          <w:rFonts w:ascii="Times New Roman" w:hAnsi="Times New Roman" w:cs="Times New Roman"/>
          <w:sz w:val="24"/>
          <w:vertAlign w:val="superscript"/>
        </w:rPr>
        <w:t>32</w:t>
      </w:r>
      <w:r w:rsidRPr="00FF0DB1">
        <w:rPr>
          <w:rFonts w:ascii="Times New Roman" w:hAnsi="Times New Roman" w:cs="Times New Roman"/>
          <w:sz w:val="24"/>
        </w:rPr>
        <w:t xml:space="preserve">S, </w:t>
      </w:r>
      <w:r w:rsidRPr="00FF0DB1">
        <w:rPr>
          <w:rFonts w:ascii="Times New Roman" w:hAnsi="Times New Roman" w:cs="Times New Roman"/>
          <w:sz w:val="24"/>
          <w:vertAlign w:val="superscript"/>
        </w:rPr>
        <w:t>47</w:t>
      </w:r>
      <w:r w:rsidRPr="00FF0DB1">
        <w:rPr>
          <w:rFonts w:ascii="Times New Roman" w:hAnsi="Times New Roman" w:cs="Times New Roman"/>
          <w:sz w:val="24"/>
        </w:rPr>
        <w:t xml:space="preserve">Ti, </w:t>
      </w:r>
      <w:r w:rsidRPr="00FF0DB1">
        <w:rPr>
          <w:rFonts w:ascii="Times New Roman" w:hAnsi="Times New Roman" w:cs="Times New Roman"/>
          <w:sz w:val="24"/>
          <w:vertAlign w:val="superscript"/>
        </w:rPr>
        <w:t>nat</w:t>
      </w:r>
      <w:r w:rsidRPr="00FF0DB1">
        <w:rPr>
          <w:rFonts w:ascii="Times New Roman" w:hAnsi="Times New Roman" w:cs="Times New Roman"/>
          <w:sz w:val="24"/>
        </w:rPr>
        <w:t xml:space="preserve">Zn (for the production of </w:t>
      </w:r>
      <w:r w:rsidRPr="00FF0DB1">
        <w:rPr>
          <w:rFonts w:ascii="Times New Roman" w:hAnsi="Times New Roman" w:cs="Times New Roman"/>
          <w:sz w:val="24"/>
          <w:vertAlign w:val="superscript"/>
        </w:rPr>
        <w:t>64.67</w:t>
      </w:r>
      <w:r w:rsidRPr="00FF0DB1">
        <w:rPr>
          <w:rFonts w:ascii="Times New Roman" w:hAnsi="Times New Roman" w:cs="Times New Roman"/>
          <w:sz w:val="24"/>
        </w:rPr>
        <w:t xml:space="preserve">Cu), </w:t>
      </w:r>
      <w:r w:rsidRPr="00FF0DB1">
        <w:rPr>
          <w:rFonts w:ascii="Times New Roman" w:hAnsi="Times New Roman" w:cs="Times New Roman"/>
          <w:sz w:val="24"/>
          <w:vertAlign w:val="superscript"/>
        </w:rPr>
        <w:t>105</w:t>
      </w:r>
      <w:r w:rsidRPr="00FF0DB1">
        <w:rPr>
          <w:rFonts w:ascii="Times New Roman" w:hAnsi="Times New Roman" w:cs="Times New Roman"/>
          <w:sz w:val="24"/>
        </w:rPr>
        <w:t xml:space="preserve">Pd, </w:t>
      </w:r>
      <w:r w:rsidRPr="00FF0DB1">
        <w:rPr>
          <w:rFonts w:ascii="Times New Roman" w:hAnsi="Times New Roman" w:cs="Times New Roman"/>
          <w:sz w:val="24"/>
          <w:vertAlign w:val="superscript"/>
        </w:rPr>
        <w:t>149</w:t>
      </w:r>
      <w:r w:rsidRPr="00FF0DB1">
        <w:rPr>
          <w:rFonts w:ascii="Times New Roman" w:hAnsi="Times New Roman" w:cs="Times New Roman"/>
          <w:sz w:val="24"/>
        </w:rPr>
        <w:t xml:space="preserve">Sm, </w:t>
      </w:r>
      <w:r w:rsidRPr="00FF0DB1">
        <w:rPr>
          <w:rFonts w:ascii="Times New Roman" w:hAnsi="Times New Roman" w:cs="Times New Roman"/>
          <w:sz w:val="24"/>
          <w:vertAlign w:val="superscript"/>
        </w:rPr>
        <w:t>175</w:t>
      </w:r>
      <w:r w:rsidRPr="00FF0DB1">
        <w:rPr>
          <w:rFonts w:ascii="Times New Roman" w:hAnsi="Times New Roman" w:cs="Times New Roman"/>
          <w:sz w:val="24"/>
        </w:rPr>
        <w:t xml:space="preserve">Lu, and </w:t>
      </w:r>
      <w:r w:rsidRPr="00FF0DB1">
        <w:rPr>
          <w:rFonts w:ascii="Times New Roman" w:hAnsi="Times New Roman" w:cs="Times New Roman"/>
          <w:sz w:val="24"/>
          <w:vertAlign w:val="superscript"/>
        </w:rPr>
        <w:t>177</w:t>
      </w:r>
      <w:r w:rsidRPr="00FF0DB1">
        <w:rPr>
          <w:rFonts w:ascii="Times New Roman" w:hAnsi="Times New Roman" w:cs="Times New Roman"/>
          <w:sz w:val="24"/>
        </w:rPr>
        <w:t xml:space="preserve">Hf.  In addition, the production of alpha-emitting radionuclides such as </w:t>
      </w:r>
      <w:r w:rsidRPr="00FF0DB1">
        <w:rPr>
          <w:rFonts w:ascii="Times New Roman" w:hAnsi="Times New Roman" w:cs="Times New Roman"/>
          <w:sz w:val="24"/>
          <w:vertAlign w:val="superscript"/>
        </w:rPr>
        <w:t>225</w:t>
      </w:r>
      <w:r w:rsidRPr="00FF0DB1">
        <w:rPr>
          <w:rFonts w:ascii="Times New Roman" w:hAnsi="Times New Roman" w:cs="Times New Roman"/>
          <w:sz w:val="24"/>
        </w:rPr>
        <w:t xml:space="preserve">Ac, </w:t>
      </w:r>
      <w:r w:rsidRPr="00FF0DB1">
        <w:rPr>
          <w:rFonts w:ascii="Times New Roman" w:hAnsi="Times New Roman" w:cs="Times New Roman"/>
          <w:sz w:val="24"/>
          <w:vertAlign w:val="superscript"/>
        </w:rPr>
        <w:t>223</w:t>
      </w:r>
      <w:r w:rsidRPr="00FF0DB1">
        <w:rPr>
          <w:rFonts w:ascii="Times New Roman" w:hAnsi="Times New Roman" w:cs="Times New Roman"/>
          <w:sz w:val="24"/>
        </w:rPr>
        <w:t xml:space="preserve">Ra, and </w:t>
      </w:r>
      <w:r w:rsidRPr="00FF0DB1">
        <w:rPr>
          <w:rFonts w:ascii="Times New Roman" w:hAnsi="Times New Roman" w:cs="Times New Roman"/>
          <w:sz w:val="24"/>
          <w:vertAlign w:val="superscript"/>
        </w:rPr>
        <w:t>227</w:t>
      </w:r>
      <w:r w:rsidRPr="00FF0DB1">
        <w:rPr>
          <w:rFonts w:ascii="Times New Roman" w:hAnsi="Times New Roman" w:cs="Times New Roman"/>
          <w:sz w:val="24"/>
        </w:rPr>
        <w:t xml:space="preserve">Th using neutrons has yet to be explored. Finally, </w:t>
      </w:r>
      <w:r w:rsidRPr="00FF0DB1">
        <w:rPr>
          <w:rFonts w:ascii="Times New Roman" w:hAnsi="Times New Roman" w:cs="Times New Roman"/>
          <w:sz w:val="24"/>
          <w:vertAlign w:val="superscript"/>
        </w:rPr>
        <w:t>99</w:t>
      </w:r>
      <w:r w:rsidRPr="00FF0DB1">
        <w:rPr>
          <w:rFonts w:ascii="Times New Roman" w:hAnsi="Times New Roman" w:cs="Times New Roman"/>
          <w:sz w:val="24"/>
        </w:rPr>
        <w:t xml:space="preserve">Mo could be produced </w:t>
      </w:r>
      <w:del w:id="256" w:author="Andrew" w:date="2018-12-08T18:30:00Z">
        <w:r w:rsidRPr="00FF0DB1" w:rsidDel="001E5C8B">
          <w:rPr>
            <w:rFonts w:ascii="Times New Roman" w:hAnsi="Times New Roman" w:cs="Times New Roman"/>
            <w:sz w:val="24"/>
          </w:rPr>
          <w:delText xml:space="preserve">by </w:delText>
        </w:r>
      </w:del>
      <w:r w:rsidRPr="00FF0DB1">
        <w:rPr>
          <w:rFonts w:ascii="Times New Roman" w:hAnsi="Times New Roman" w:cs="Times New Roman"/>
          <w:sz w:val="24"/>
        </w:rPr>
        <w:t xml:space="preserve">using spallation neutrons to induce fission in </w:t>
      </w:r>
      <w:r w:rsidRPr="00FF0DB1">
        <w:rPr>
          <w:rFonts w:ascii="Times New Roman" w:hAnsi="Times New Roman" w:cs="Times New Roman"/>
          <w:sz w:val="24"/>
          <w:vertAlign w:val="superscript"/>
        </w:rPr>
        <w:t>232</w:t>
      </w:r>
      <w:r w:rsidRPr="00FF0DB1">
        <w:rPr>
          <w:rFonts w:ascii="Times New Roman" w:hAnsi="Times New Roman" w:cs="Times New Roman"/>
          <w:sz w:val="24"/>
        </w:rPr>
        <w:t xml:space="preserve">Th or </w:t>
      </w:r>
      <w:r w:rsidRPr="00FF0DB1">
        <w:rPr>
          <w:rFonts w:ascii="Times New Roman" w:hAnsi="Times New Roman" w:cs="Times New Roman"/>
          <w:sz w:val="24"/>
          <w:vertAlign w:val="superscript"/>
        </w:rPr>
        <w:t>238</w:t>
      </w:r>
      <w:r w:rsidRPr="00FF0DB1">
        <w:rPr>
          <w:rFonts w:ascii="Times New Roman" w:hAnsi="Times New Roman" w:cs="Times New Roman"/>
          <w:sz w:val="24"/>
        </w:rPr>
        <w:t>U.</w:t>
      </w:r>
    </w:p>
    <w:p w14:paraId="326B309B" w14:textId="24EF6D89" w:rsidR="00FF0DB1" w:rsidRPr="00FF0DB1" w:rsidRDefault="00FF0DB1" w:rsidP="00FF0DB1">
      <w:pPr>
        <w:pStyle w:val="Normal1"/>
        <w:rPr>
          <w:rFonts w:ascii="Times New Roman" w:hAnsi="Times New Roman" w:cs="Times New Roman"/>
          <w:sz w:val="24"/>
        </w:rPr>
      </w:pPr>
      <w:r w:rsidRPr="00FF0DB1">
        <w:rPr>
          <w:rFonts w:ascii="Times New Roman" w:hAnsi="Times New Roman" w:cs="Times New Roman"/>
          <w:sz w:val="24"/>
        </w:rPr>
        <w:t xml:space="preserve">Unfortunately, the transition between </w:t>
      </w:r>
      <w:r w:rsidR="00592084">
        <w:rPr>
          <w:rFonts w:ascii="Times New Roman" w:hAnsi="Times New Roman" w:cs="Times New Roman"/>
          <w:sz w:val="24"/>
        </w:rPr>
        <w:t xml:space="preserve">compound and pre-compound </w:t>
      </w:r>
      <w:r w:rsidRPr="00FF0DB1">
        <w:rPr>
          <w:rFonts w:ascii="Times New Roman" w:hAnsi="Times New Roman" w:cs="Times New Roman"/>
          <w:sz w:val="24"/>
        </w:rPr>
        <w:t>reaction mechanisms, together with the large number of open channels at these energies, makes accurate modeling of both proton- and neutron-induced reactions on both light and heavy nuclei in this energy region n</w:t>
      </w:r>
      <w:r w:rsidR="004B0425">
        <w:rPr>
          <w:rFonts w:ascii="Times New Roman" w:hAnsi="Times New Roman" w:cs="Times New Roman"/>
          <w:sz w:val="24"/>
        </w:rPr>
        <w:t>otoriously difficult.  Figure</w:t>
      </w:r>
      <w:del w:id="257" w:author="Andrew" w:date="2018-12-08T18:30:00Z">
        <w:r w:rsidR="004B0425" w:rsidDel="001E5C8B">
          <w:rPr>
            <w:rFonts w:ascii="Times New Roman" w:hAnsi="Times New Roman" w:cs="Times New Roman"/>
            <w:sz w:val="24"/>
          </w:rPr>
          <w:delText>s</w:delText>
        </w:r>
      </w:del>
      <w:r w:rsidR="004B0425">
        <w:rPr>
          <w:rFonts w:ascii="Times New Roman" w:hAnsi="Times New Roman" w:cs="Times New Roman"/>
          <w:sz w:val="24"/>
        </w:rPr>
        <w:t xml:space="preserve"> 8</w:t>
      </w:r>
      <w:r w:rsidRPr="00FF0DB1">
        <w:rPr>
          <w:rFonts w:ascii="Times New Roman" w:hAnsi="Times New Roman" w:cs="Times New Roman"/>
          <w:sz w:val="24"/>
        </w:rPr>
        <w:t xml:space="preserve"> shows a comparison between cross sections for the production of </w:t>
      </w:r>
      <w:r w:rsidRPr="00FF0DB1">
        <w:rPr>
          <w:rFonts w:ascii="Times New Roman" w:hAnsi="Times New Roman" w:cs="Times New Roman"/>
          <w:sz w:val="24"/>
          <w:vertAlign w:val="superscript"/>
        </w:rPr>
        <w:t>32</w:t>
      </w:r>
      <w:r w:rsidRPr="00FF0DB1">
        <w:rPr>
          <w:rFonts w:ascii="Times New Roman" w:hAnsi="Times New Roman" w:cs="Times New Roman"/>
          <w:sz w:val="24"/>
        </w:rPr>
        <w:t>S</w:t>
      </w:r>
      <w:ins w:id="258" w:author="Andrew" w:date="2018-12-08T18:33:00Z">
        <w:r w:rsidR="001E5C8B">
          <w:rPr>
            <w:rFonts w:ascii="Times New Roman" w:hAnsi="Times New Roman" w:cs="Times New Roman"/>
            <w:sz w:val="24"/>
          </w:rPr>
          <w:t>i</w:t>
        </w:r>
      </w:ins>
      <w:r w:rsidRPr="00FF0DB1">
        <w:rPr>
          <w:rFonts w:ascii="Times New Roman" w:hAnsi="Times New Roman" w:cs="Times New Roman"/>
          <w:sz w:val="24"/>
        </w:rPr>
        <w:t xml:space="preserve"> and </w:t>
      </w:r>
      <w:r w:rsidRPr="00FF0DB1">
        <w:rPr>
          <w:rFonts w:ascii="Times New Roman" w:hAnsi="Times New Roman" w:cs="Times New Roman"/>
          <w:sz w:val="24"/>
          <w:vertAlign w:val="superscript"/>
        </w:rPr>
        <w:t>225</w:t>
      </w:r>
      <w:r w:rsidRPr="00FF0DB1">
        <w:rPr>
          <w:rFonts w:ascii="Times New Roman" w:hAnsi="Times New Roman" w:cs="Times New Roman"/>
          <w:sz w:val="24"/>
        </w:rPr>
        <w:t>Ac from (</w:t>
      </w:r>
      <w:proofErr w:type="gramStart"/>
      <w:r w:rsidRPr="00FF0DB1">
        <w:rPr>
          <w:rFonts w:ascii="Times New Roman" w:hAnsi="Times New Roman" w:cs="Times New Roman"/>
          <w:sz w:val="24"/>
        </w:rPr>
        <w:t>n,x</w:t>
      </w:r>
      <w:proofErr w:type="gramEnd"/>
      <w:r w:rsidRPr="00FF0DB1">
        <w:rPr>
          <w:rFonts w:ascii="Times New Roman" w:hAnsi="Times New Roman" w:cs="Times New Roman"/>
          <w:sz w:val="24"/>
        </w:rPr>
        <w:t xml:space="preserve">) reactions on </w:t>
      </w:r>
      <w:r w:rsidRPr="00FF0DB1">
        <w:rPr>
          <w:rFonts w:ascii="Times New Roman" w:hAnsi="Times New Roman" w:cs="Times New Roman"/>
          <w:sz w:val="24"/>
          <w:vertAlign w:val="superscript"/>
        </w:rPr>
        <w:t>36</w:t>
      </w:r>
      <w:r w:rsidRPr="00FF0DB1">
        <w:rPr>
          <w:rFonts w:ascii="Times New Roman" w:hAnsi="Times New Roman" w:cs="Times New Roman"/>
          <w:sz w:val="24"/>
        </w:rPr>
        <w:t xml:space="preserve">S and </w:t>
      </w:r>
      <w:r w:rsidRPr="00FF0DB1">
        <w:rPr>
          <w:rFonts w:ascii="Times New Roman" w:hAnsi="Times New Roman" w:cs="Times New Roman"/>
          <w:sz w:val="24"/>
          <w:vertAlign w:val="superscript"/>
        </w:rPr>
        <w:t>232</w:t>
      </w:r>
      <w:r w:rsidRPr="00FF0DB1">
        <w:rPr>
          <w:rFonts w:ascii="Times New Roman" w:hAnsi="Times New Roman" w:cs="Times New Roman"/>
          <w:sz w:val="24"/>
        </w:rPr>
        <w:t>Th</w:t>
      </w:r>
      <w:ins w:id="259" w:author="Andrew" w:date="2018-12-08T18:31:00Z">
        <w:r w:rsidR="001E5C8B">
          <w:rPr>
            <w:rFonts w:ascii="Times New Roman" w:hAnsi="Times New Roman" w:cs="Times New Roman"/>
            <w:sz w:val="24"/>
          </w:rPr>
          <w:t>,</w:t>
        </w:r>
      </w:ins>
      <w:r w:rsidRPr="00FF0DB1">
        <w:rPr>
          <w:rFonts w:ascii="Times New Roman" w:hAnsi="Times New Roman" w:cs="Times New Roman"/>
          <w:sz w:val="24"/>
          <w:vertAlign w:val="superscript"/>
        </w:rPr>
        <w:t xml:space="preserve"> </w:t>
      </w:r>
      <w:r w:rsidRPr="00FF0DB1">
        <w:rPr>
          <w:rFonts w:ascii="Times New Roman" w:hAnsi="Times New Roman" w:cs="Times New Roman"/>
          <w:sz w:val="24"/>
        </w:rPr>
        <w:t xml:space="preserve">calculated with the reaction codes typically used to </w:t>
      </w:r>
      <w:del w:id="260" w:author="Andrew" w:date="2018-12-08T18:31:00Z">
        <w:r w:rsidRPr="00FF0DB1" w:rsidDel="001E5C8B">
          <w:rPr>
            <w:rFonts w:ascii="Times New Roman" w:hAnsi="Times New Roman" w:cs="Times New Roman"/>
            <w:sz w:val="24"/>
          </w:rPr>
          <w:delText xml:space="preserve">predict </w:delText>
        </w:r>
      </w:del>
      <w:ins w:id="261" w:author="Andrew" w:date="2018-12-08T18:31:00Z">
        <w:r w:rsidR="001E5C8B">
          <w:rPr>
            <w:rFonts w:ascii="Times New Roman" w:hAnsi="Times New Roman" w:cs="Times New Roman"/>
            <w:sz w:val="24"/>
          </w:rPr>
          <w:t>model</w:t>
        </w:r>
        <w:r w:rsidR="001E5C8B" w:rsidRPr="00FF0DB1">
          <w:rPr>
            <w:rFonts w:ascii="Times New Roman" w:hAnsi="Times New Roman" w:cs="Times New Roman"/>
            <w:sz w:val="24"/>
          </w:rPr>
          <w:t xml:space="preserve"> </w:t>
        </w:r>
      </w:ins>
      <w:r w:rsidRPr="00FF0DB1">
        <w:rPr>
          <w:rFonts w:ascii="Times New Roman" w:hAnsi="Times New Roman" w:cs="Times New Roman"/>
          <w:sz w:val="24"/>
        </w:rPr>
        <w:t>isotope production.  This includes EMPIRE-3.2.3</w:t>
      </w:r>
      <w:ins w:id="262" w:author="Andrew" w:date="2018-12-08T18:31:00Z">
        <w:r w:rsidR="001E5C8B">
          <w:rPr>
            <w:rFonts w:ascii="Times New Roman" w:hAnsi="Times New Roman" w:cs="Times New Roman"/>
            <w:sz w:val="24"/>
          </w:rPr>
          <w:t xml:space="preserve"> [cite-empire]</w:t>
        </w:r>
      </w:ins>
      <w:r w:rsidRPr="00FF0DB1">
        <w:rPr>
          <w:rFonts w:ascii="Times New Roman" w:hAnsi="Times New Roman" w:cs="Times New Roman"/>
          <w:sz w:val="24"/>
        </w:rPr>
        <w:t xml:space="preserve">, </w:t>
      </w:r>
      <w:proofErr w:type="spellStart"/>
      <w:r w:rsidRPr="00FF0DB1">
        <w:rPr>
          <w:rFonts w:ascii="Times New Roman" w:hAnsi="Times New Roman" w:cs="Times New Roman"/>
          <w:sz w:val="24"/>
        </w:rPr>
        <w:t>CoH</w:t>
      </w:r>
      <w:proofErr w:type="spellEnd"/>
      <w:ins w:id="263" w:author="Andrew" w:date="2018-12-08T18:31:00Z">
        <w:r w:rsidR="001E5C8B">
          <w:rPr>
            <w:rFonts w:ascii="Times New Roman" w:hAnsi="Times New Roman" w:cs="Times New Roman"/>
            <w:sz w:val="24"/>
          </w:rPr>
          <w:t xml:space="preserve"> [cit</w:t>
        </w:r>
      </w:ins>
      <w:ins w:id="264" w:author="Andrew" w:date="2018-12-08T18:32:00Z">
        <w:r w:rsidR="001E5C8B">
          <w:rPr>
            <w:rFonts w:ascii="Times New Roman" w:hAnsi="Times New Roman" w:cs="Times New Roman"/>
            <w:sz w:val="24"/>
          </w:rPr>
          <w:t>e-</w:t>
        </w:r>
        <w:proofErr w:type="spellStart"/>
        <w:r w:rsidR="001E5C8B">
          <w:rPr>
            <w:rFonts w:ascii="Times New Roman" w:hAnsi="Times New Roman" w:cs="Times New Roman"/>
            <w:sz w:val="24"/>
          </w:rPr>
          <w:t>coh</w:t>
        </w:r>
        <w:proofErr w:type="spellEnd"/>
        <w:r w:rsidR="001E5C8B">
          <w:rPr>
            <w:rFonts w:ascii="Times New Roman" w:hAnsi="Times New Roman" w:cs="Times New Roman"/>
            <w:sz w:val="24"/>
          </w:rPr>
          <w:t>]</w:t>
        </w:r>
      </w:ins>
      <w:r w:rsidRPr="00FF0DB1">
        <w:rPr>
          <w:rFonts w:ascii="Times New Roman" w:hAnsi="Times New Roman" w:cs="Times New Roman"/>
          <w:sz w:val="24"/>
        </w:rPr>
        <w:t xml:space="preserve"> 3.5.1, ALICE-2017</w:t>
      </w:r>
      <w:ins w:id="265" w:author="Andrew" w:date="2018-12-08T18:32:00Z">
        <w:r w:rsidR="001E5C8B">
          <w:rPr>
            <w:rFonts w:ascii="Times New Roman" w:hAnsi="Times New Roman" w:cs="Times New Roman"/>
            <w:sz w:val="24"/>
          </w:rPr>
          <w:t xml:space="preserve"> [cite-</w:t>
        </w:r>
        <w:proofErr w:type="spellStart"/>
        <w:r w:rsidR="001E5C8B">
          <w:rPr>
            <w:rFonts w:ascii="Times New Roman" w:hAnsi="Times New Roman" w:cs="Times New Roman"/>
            <w:sz w:val="24"/>
          </w:rPr>
          <w:t>alice</w:t>
        </w:r>
        <w:proofErr w:type="spellEnd"/>
        <w:r w:rsidR="001E5C8B">
          <w:rPr>
            <w:rFonts w:ascii="Times New Roman" w:hAnsi="Times New Roman" w:cs="Times New Roman"/>
            <w:sz w:val="24"/>
          </w:rPr>
          <w:t>]</w:t>
        </w:r>
      </w:ins>
      <w:r w:rsidRPr="00FF0DB1">
        <w:rPr>
          <w:rFonts w:ascii="Times New Roman" w:hAnsi="Times New Roman" w:cs="Times New Roman"/>
          <w:sz w:val="24"/>
        </w:rPr>
        <w:t>, the TENDL-2011 and TENDL-2017 libraries produced using TALYS</w:t>
      </w:r>
      <w:ins w:id="266" w:author="Andrew" w:date="2018-12-08T18:32:00Z">
        <w:r w:rsidR="001E5C8B">
          <w:rPr>
            <w:rFonts w:ascii="Times New Roman" w:hAnsi="Times New Roman" w:cs="Times New Roman"/>
            <w:sz w:val="24"/>
          </w:rPr>
          <w:t xml:space="preserve"> [cite-</w:t>
        </w:r>
        <w:proofErr w:type="spellStart"/>
        <w:r w:rsidR="001E5C8B">
          <w:rPr>
            <w:rFonts w:ascii="Times New Roman" w:hAnsi="Times New Roman" w:cs="Times New Roman"/>
            <w:sz w:val="24"/>
          </w:rPr>
          <w:t>tendl</w:t>
        </w:r>
        <w:proofErr w:type="spellEnd"/>
        <w:r w:rsidR="001E5C8B">
          <w:rPr>
            <w:rFonts w:ascii="Times New Roman" w:hAnsi="Times New Roman" w:cs="Times New Roman"/>
            <w:sz w:val="24"/>
          </w:rPr>
          <w:t>]</w:t>
        </w:r>
      </w:ins>
      <w:r w:rsidRPr="00FF0DB1">
        <w:rPr>
          <w:rFonts w:ascii="Times New Roman" w:hAnsi="Times New Roman" w:cs="Times New Roman"/>
          <w:sz w:val="24"/>
        </w:rPr>
        <w:t xml:space="preserve">, as well as the most recent version of the code (TALYS 1.9) [cite-talys] and the European Activation File (EAF-2010).  </w:t>
      </w:r>
    </w:p>
    <w:p w14:paraId="553476CF" w14:textId="77777777" w:rsidR="00FF0DB1" w:rsidRPr="00FF0DB1" w:rsidRDefault="00FF0DB1" w:rsidP="00FF0DB1">
      <w:pPr>
        <w:pStyle w:val="Normal1"/>
        <w:rPr>
          <w:rFonts w:ascii="Times New Roman" w:hAnsi="Times New Roman" w:cs="Times New Roman"/>
          <w:sz w:val="24"/>
        </w:rPr>
      </w:pPr>
      <w:r w:rsidRPr="00FF0DB1">
        <w:rPr>
          <w:rFonts w:ascii="Times New Roman" w:hAnsi="Times New Roman" w:cs="Times New Roman"/>
          <w:noProof/>
          <w:sz w:val="24"/>
        </w:rPr>
        <w:lastRenderedPageBreak/>
        <mc:AlternateContent>
          <mc:Choice Requires="wps">
            <w:drawing>
              <wp:anchor distT="0" distB="0" distL="114300" distR="114300" simplePos="0" relativeHeight="251659264" behindDoc="0" locked="0" layoutInCell="1" allowOverlap="1" wp14:anchorId="4FE5B00D" wp14:editId="03009734">
                <wp:simplePos x="0" y="0"/>
                <wp:positionH relativeFrom="column">
                  <wp:posOffset>16510</wp:posOffset>
                </wp:positionH>
                <wp:positionV relativeFrom="paragraph">
                  <wp:posOffset>260350</wp:posOffset>
                </wp:positionV>
                <wp:extent cx="5825490" cy="2950210"/>
                <wp:effectExtent l="0" t="0" r="16510" b="21590"/>
                <wp:wrapSquare wrapText="bothSides"/>
                <wp:docPr id="8" name="Text Box 8"/>
                <wp:cNvGraphicFramePr/>
                <a:graphic xmlns:a="http://schemas.openxmlformats.org/drawingml/2006/main">
                  <a:graphicData uri="http://schemas.microsoft.com/office/word/2010/wordprocessingShape">
                    <wps:wsp>
                      <wps:cNvSpPr txBox="1"/>
                      <wps:spPr>
                        <a:xfrm>
                          <a:off x="0" y="0"/>
                          <a:ext cx="5825490" cy="2950210"/>
                        </a:xfrm>
                        <a:prstGeom prst="rect">
                          <a:avLst/>
                        </a:prstGeom>
                        <a:noFill/>
                        <a:ln w="12700">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A0FC4F4" w14:textId="77777777" w:rsidR="001E5C8B" w:rsidRDefault="001E5C8B" w:rsidP="00FF0DB1">
                            <w:pPr>
                              <w:widowControl w:val="0"/>
                              <w:autoSpaceDE w:val="0"/>
                              <w:autoSpaceDN w:val="0"/>
                              <w:adjustRightInd w:val="0"/>
                              <w:spacing w:after="280"/>
                              <w:jc w:val="center"/>
                              <w:rPr>
                                <w:szCs w:val="26"/>
                              </w:rPr>
                            </w:pPr>
                            <w:r>
                              <w:rPr>
                                <w:noProof/>
                                <w:szCs w:val="26"/>
                              </w:rPr>
                              <w:drawing>
                                <wp:inline distT="0" distB="0" distL="0" distR="0" wp14:anchorId="1C4F5477" wp14:editId="2A68212A">
                                  <wp:extent cx="2799660" cy="2249083"/>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6S_32Si.pdf"/>
                                          <pic:cNvPicPr/>
                                        </pic:nvPicPr>
                                        <pic:blipFill>
                                          <a:blip r:embed="rId19">
                                            <a:extLst>
                                              <a:ext uri="{28A0092B-C50C-407E-A947-70E740481C1C}">
                                                <a14:useLocalDpi xmlns:a14="http://schemas.microsoft.com/office/drawing/2010/main" val="0"/>
                                              </a:ext>
                                            </a:extLst>
                                          </a:blip>
                                          <a:stretch>
                                            <a:fillRect/>
                                          </a:stretch>
                                        </pic:blipFill>
                                        <pic:spPr>
                                          <a:xfrm>
                                            <a:off x="0" y="0"/>
                                            <a:ext cx="2832747" cy="2275663"/>
                                          </a:xfrm>
                                          <a:prstGeom prst="rect">
                                            <a:avLst/>
                                          </a:prstGeom>
                                        </pic:spPr>
                                      </pic:pic>
                                    </a:graphicData>
                                  </a:graphic>
                                </wp:inline>
                              </w:drawing>
                            </w:r>
                            <w:r>
                              <w:rPr>
                                <w:noProof/>
                                <w:szCs w:val="26"/>
                              </w:rPr>
                              <w:drawing>
                                <wp:inline distT="0" distB="0" distL="0" distR="0" wp14:anchorId="77CD0A1E" wp14:editId="100A1424">
                                  <wp:extent cx="2799995" cy="2249015"/>
                                  <wp:effectExtent l="0" t="0" r="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5Ac.pdf"/>
                                          <pic:cNvPicPr/>
                                        </pic:nvPicPr>
                                        <pic:blipFill>
                                          <a:blip r:embed="rId20">
                                            <a:extLst>
                                              <a:ext uri="{28A0092B-C50C-407E-A947-70E740481C1C}">
                                                <a14:useLocalDpi xmlns:a14="http://schemas.microsoft.com/office/drawing/2010/main" val="0"/>
                                              </a:ext>
                                            </a:extLst>
                                          </a:blip>
                                          <a:stretch>
                                            <a:fillRect/>
                                          </a:stretch>
                                        </pic:blipFill>
                                        <pic:spPr>
                                          <a:xfrm>
                                            <a:off x="0" y="0"/>
                                            <a:ext cx="2849559" cy="2288825"/>
                                          </a:xfrm>
                                          <a:prstGeom prst="rect">
                                            <a:avLst/>
                                          </a:prstGeom>
                                        </pic:spPr>
                                      </pic:pic>
                                    </a:graphicData>
                                  </a:graphic>
                                </wp:inline>
                              </w:drawing>
                            </w:r>
                          </w:p>
                          <w:p w14:paraId="6A038FDE" w14:textId="512C20B4" w:rsidR="001E5C8B" w:rsidRPr="007D19E2" w:rsidRDefault="001E5C8B" w:rsidP="00FF0DB1">
                            <w:pPr>
                              <w:widowControl w:val="0"/>
                              <w:autoSpaceDE w:val="0"/>
                              <w:autoSpaceDN w:val="0"/>
                              <w:adjustRightInd w:val="0"/>
                              <w:spacing w:after="280"/>
                              <w:rPr>
                                <w:sz w:val="21"/>
                                <w:szCs w:val="26"/>
                              </w:rPr>
                            </w:pPr>
                            <w:r>
                              <w:rPr>
                                <w:sz w:val="21"/>
                                <w:szCs w:val="26"/>
                              </w:rPr>
                              <w:t>Figure 8</w:t>
                            </w:r>
                            <w:r w:rsidRPr="007D19E2">
                              <w:rPr>
                                <w:sz w:val="21"/>
                                <w:szCs w:val="26"/>
                              </w:rPr>
                              <w:t>:  Predictions of several major reaction model</w:t>
                            </w:r>
                            <w:ins w:id="267" w:author="Andrew" w:date="2018-12-08T18:32:00Z">
                              <w:r>
                                <w:rPr>
                                  <w:sz w:val="21"/>
                                  <w:szCs w:val="26"/>
                                </w:rPr>
                                <w:t>ing</w:t>
                              </w:r>
                            </w:ins>
                            <w:r>
                              <w:rPr>
                                <w:sz w:val="21"/>
                                <w:szCs w:val="26"/>
                              </w:rPr>
                              <w:t xml:space="preserve"> code</w:t>
                            </w:r>
                            <w:r w:rsidRPr="007D19E2">
                              <w:rPr>
                                <w:sz w:val="21"/>
                                <w:szCs w:val="26"/>
                              </w:rPr>
                              <w:t>s for the (</w:t>
                            </w:r>
                            <w:proofErr w:type="gramStart"/>
                            <w:r w:rsidRPr="007D19E2">
                              <w:rPr>
                                <w:sz w:val="21"/>
                                <w:szCs w:val="26"/>
                              </w:rPr>
                              <w:t>n,x</w:t>
                            </w:r>
                            <w:proofErr w:type="gramEnd"/>
                            <w:r w:rsidRPr="007D19E2">
                              <w:rPr>
                                <w:sz w:val="21"/>
                                <w:szCs w:val="26"/>
                              </w:rPr>
                              <w:t xml:space="preserve">) reactions leading to the production of </w:t>
                            </w:r>
                            <w:r w:rsidRPr="007D19E2">
                              <w:rPr>
                                <w:sz w:val="21"/>
                                <w:szCs w:val="26"/>
                                <w:vertAlign w:val="superscript"/>
                              </w:rPr>
                              <w:t>32</w:t>
                            </w:r>
                            <w:r w:rsidRPr="007D19E2">
                              <w:rPr>
                                <w:sz w:val="21"/>
                                <w:szCs w:val="26"/>
                              </w:rPr>
                              <w:t xml:space="preserve">Si and </w:t>
                            </w:r>
                            <w:r w:rsidRPr="007D19E2">
                              <w:rPr>
                                <w:sz w:val="21"/>
                                <w:szCs w:val="26"/>
                                <w:vertAlign w:val="superscript"/>
                              </w:rPr>
                              <w:t>225</w:t>
                            </w:r>
                            <w:r w:rsidRPr="007D19E2">
                              <w:rPr>
                                <w:sz w:val="21"/>
                                <w:szCs w:val="26"/>
                              </w:rPr>
                              <w:t>Ac.</w:t>
                            </w:r>
                            <w:r>
                              <w:rPr>
                                <w:sz w:val="21"/>
                                <w:szCs w:val="26"/>
                              </w:rPr>
                              <w:t xml:space="preserve">  Differences of up to an order of magnitude are commonly seen.  </w:t>
                            </w:r>
                            <w:r w:rsidRPr="007D19E2">
                              <w:rPr>
                                <w:sz w:val="21"/>
                                <w:szCs w:val="26"/>
                              </w:rPr>
                              <w:t xml:space="preserve">  </w:t>
                            </w:r>
                          </w:p>
                          <w:p w14:paraId="25B31F93" w14:textId="77777777" w:rsidR="001E5C8B" w:rsidRPr="00F86780" w:rsidRDefault="001E5C8B" w:rsidP="00FF0DB1">
                            <w:pPr>
                              <w:widowControl w:val="0"/>
                              <w:autoSpaceDE w:val="0"/>
                              <w:autoSpaceDN w:val="0"/>
                              <w:adjustRightInd w:val="0"/>
                              <w:spacing w:after="280"/>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5B00D" id="Text Box 8" o:spid="_x0000_s1035" type="#_x0000_t202" style="position:absolute;margin-left:1.3pt;margin-top:20.5pt;width:458.7pt;height:23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" filled="f" strokecolor="black [3213]" strokeweight="1pt">
                <v:textbox>
                  <w:txbxContent>
                    <w:p w14:paraId="1A0FC4F4" w14:textId="77777777" w:rsidR="001E5C8B" w:rsidRDefault="001E5C8B" w:rsidP="00FF0DB1">
                      <w:pPr>
                        <w:widowControl w:val="0"/>
                        <w:autoSpaceDE w:val="0"/>
                        <w:autoSpaceDN w:val="0"/>
                        <w:adjustRightInd w:val="0"/>
                        <w:spacing w:after="280"/>
                        <w:jc w:val="center"/>
                        <w:rPr>
                          <w:szCs w:val="26"/>
                        </w:rPr>
                      </w:pPr>
                      <w:r>
                        <w:rPr>
                          <w:noProof/>
                          <w:szCs w:val="26"/>
                        </w:rPr>
                        <w:drawing>
                          <wp:inline distT="0" distB="0" distL="0" distR="0" wp14:anchorId="1C4F5477" wp14:editId="2A68212A">
                            <wp:extent cx="2799660" cy="2249083"/>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6S_32Si.pdf"/>
                                    <pic:cNvPicPr/>
                                  </pic:nvPicPr>
                                  <pic:blipFill>
                                    <a:blip r:embed="rId19">
                                      <a:extLst>
                                        <a:ext uri="{28A0092B-C50C-407E-A947-70E740481C1C}">
                                          <a14:useLocalDpi xmlns:a14="http://schemas.microsoft.com/office/drawing/2010/main" val="0"/>
                                        </a:ext>
                                      </a:extLst>
                                    </a:blip>
                                    <a:stretch>
                                      <a:fillRect/>
                                    </a:stretch>
                                  </pic:blipFill>
                                  <pic:spPr>
                                    <a:xfrm>
                                      <a:off x="0" y="0"/>
                                      <a:ext cx="2832747" cy="2275663"/>
                                    </a:xfrm>
                                    <a:prstGeom prst="rect">
                                      <a:avLst/>
                                    </a:prstGeom>
                                  </pic:spPr>
                                </pic:pic>
                              </a:graphicData>
                            </a:graphic>
                          </wp:inline>
                        </w:drawing>
                      </w:r>
                      <w:r>
                        <w:rPr>
                          <w:noProof/>
                          <w:szCs w:val="26"/>
                        </w:rPr>
                        <w:drawing>
                          <wp:inline distT="0" distB="0" distL="0" distR="0" wp14:anchorId="77CD0A1E" wp14:editId="100A1424">
                            <wp:extent cx="2799995" cy="2249015"/>
                            <wp:effectExtent l="0" t="0" r="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5Ac.pdf"/>
                                    <pic:cNvPicPr/>
                                  </pic:nvPicPr>
                                  <pic:blipFill>
                                    <a:blip r:embed="rId20">
                                      <a:extLst>
                                        <a:ext uri="{28A0092B-C50C-407E-A947-70E740481C1C}">
                                          <a14:useLocalDpi xmlns:a14="http://schemas.microsoft.com/office/drawing/2010/main" val="0"/>
                                        </a:ext>
                                      </a:extLst>
                                    </a:blip>
                                    <a:stretch>
                                      <a:fillRect/>
                                    </a:stretch>
                                  </pic:blipFill>
                                  <pic:spPr>
                                    <a:xfrm>
                                      <a:off x="0" y="0"/>
                                      <a:ext cx="2849559" cy="2288825"/>
                                    </a:xfrm>
                                    <a:prstGeom prst="rect">
                                      <a:avLst/>
                                    </a:prstGeom>
                                  </pic:spPr>
                                </pic:pic>
                              </a:graphicData>
                            </a:graphic>
                          </wp:inline>
                        </w:drawing>
                      </w:r>
                    </w:p>
                    <w:p w14:paraId="6A038FDE" w14:textId="512C20B4" w:rsidR="001E5C8B" w:rsidRPr="007D19E2" w:rsidRDefault="001E5C8B" w:rsidP="00FF0DB1">
                      <w:pPr>
                        <w:widowControl w:val="0"/>
                        <w:autoSpaceDE w:val="0"/>
                        <w:autoSpaceDN w:val="0"/>
                        <w:adjustRightInd w:val="0"/>
                        <w:spacing w:after="280"/>
                        <w:rPr>
                          <w:sz w:val="21"/>
                          <w:szCs w:val="26"/>
                        </w:rPr>
                      </w:pPr>
                      <w:r>
                        <w:rPr>
                          <w:sz w:val="21"/>
                          <w:szCs w:val="26"/>
                        </w:rPr>
                        <w:t>Figure 8</w:t>
                      </w:r>
                      <w:r w:rsidRPr="007D19E2">
                        <w:rPr>
                          <w:sz w:val="21"/>
                          <w:szCs w:val="26"/>
                        </w:rPr>
                        <w:t>:  Predictions of several major reaction model</w:t>
                      </w:r>
                      <w:ins w:id="268" w:author="Andrew" w:date="2018-12-08T18:32:00Z">
                        <w:r>
                          <w:rPr>
                            <w:sz w:val="21"/>
                            <w:szCs w:val="26"/>
                          </w:rPr>
                          <w:t>ing</w:t>
                        </w:r>
                      </w:ins>
                      <w:r>
                        <w:rPr>
                          <w:sz w:val="21"/>
                          <w:szCs w:val="26"/>
                        </w:rPr>
                        <w:t xml:space="preserve"> code</w:t>
                      </w:r>
                      <w:r w:rsidRPr="007D19E2">
                        <w:rPr>
                          <w:sz w:val="21"/>
                          <w:szCs w:val="26"/>
                        </w:rPr>
                        <w:t>s for the (</w:t>
                      </w:r>
                      <w:proofErr w:type="gramStart"/>
                      <w:r w:rsidRPr="007D19E2">
                        <w:rPr>
                          <w:sz w:val="21"/>
                          <w:szCs w:val="26"/>
                        </w:rPr>
                        <w:t>n,x</w:t>
                      </w:r>
                      <w:proofErr w:type="gramEnd"/>
                      <w:r w:rsidRPr="007D19E2">
                        <w:rPr>
                          <w:sz w:val="21"/>
                          <w:szCs w:val="26"/>
                        </w:rPr>
                        <w:t xml:space="preserve">) reactions leading to the production of </w:t>
                      </w:r>
                      <w:r w:rsidRPr="007D19E2">
                        <w:rPr>
                          <w:sz w:val="21"/>
                          <w:szCs w:val="26"/>
                          <w:vertAlign w:val="superscript"/>
                        </w:rPr>
                        <w:t>32</w:t>
                      </w:r>
                      <w:r w:rsidRPr="007D19E2">
                        <w:rPr>
                          <w:sz w:val="21"/>
                          <w:szCs w:val="26"/>
                        </w:rPr>
                        <w:t xml:space="preserve">Si and </w:t>
                      </w:r>
                      <w:r w:rsidRPr="007D19E2">
                        <w:rPr>
                          <w:sz w:val="21"/>
                          <w:szCs w:val="26"/>
                          <w:vertAlign w:val="superscript"/>
                        </w:rPr>
                        <w:t>225</w:t>
                      </w:r>
                      <w:r w:rsidRPr="007D19E2">
                        <w:rPr>
                          <w:sz w:val="21"/>
                          <w:szCs w:val="26"/>
                        </w:rPr>
                        <w:t>Ac.</w:t>
                      </w:r>
                      <w:r>
                        <w:rPr>
                          <w:sz w:val="21"/>
                          <w:szCs w:val="26"/>
                        </w:rPr>
                        <w:t xml:space="preserve">  Differences of up to an order of magnitude are commonly seen.  </w:t>
                      </w:r>
                      <w:r w:rsidRPr="007D19E2">
                        <w:rPr>
                          <w:sz w:val="21"/>
                          <w:szCs w:val="26"/>
                        </w:rPr>
                        <w:t xml:space="preserve">  </w:t>
                      </w:r>
                    </w:p>
                    <w:p w14:paraId="25B31F93" w14:textId="77777777" w:rsidR="001E5C8B" w:rsidRPr="00F86780" w:rsidRDefault="001E5C8B" w:rsidP="00FF0DB1">
                      <w:pPr>
                        <w:widowControl w:val="0"/>
                        <w:autoSpaceDE w:val="0"/>
                        <w:autoSpaceDN w:val="0"/>
                        <w:adjustRightInd w:val="0"/>
                        <w:spacing w:after="280"/>
                        <w:rPr>
                          <w:szCs w:val="26"/>
                        </w:rPr>
                      </w:pPr>
                    </w:p>
                  </w:txbxContent>
                </v:textbox>
                <w10:wrap type="square"/>
              </v:shape>
            </w:pict>
          </mc:Fallback>
        </mc:AlternateContent>
      </w:r>
    </w:p>
    <w:p w14:paraId="5D49BC0A" w14:textId="092426E5" w:rsidR="00FF0DB1" w:rsidRPr="00FF0DB1" w:rsidRDefault="00FF0DB1" w:rsidP="00FF0DB1">
      <w:pPr>
        <w:pStyle w:val="Normal1"/>
        <w:rPr>
          <w:rFonts w:ascii="Times New Roman" w:hAnsi="Times New Roman" w:cs="Times New Roman"/>
          <w:sz w:val="24"/>
        </w:rPr>
      </w:pPr>
      <w:r w:rsidRPr="00FF0DB1">
        <w:rPr>
          <w:rFonts w:ascii="Times New Roman" w:hAnsi="Times New Roman" w:cs="Times New Roman"/>
          <w:sz w:val="24"/>
        </w:rPr>
        <w:t xml:space="preserve">The large uncertainties in reaction modeling at these energies means that direct measurement of the reaction cross sections themselves is </w:t>
      </w:r>
      <w:del w:id="269" w:author="Andrew" w:date="2018-12-08T18:34:00Z">
        <w:r w:rsidRPr="00FF0DB1" w:rsidDel="00D8344D">
          <w:rPr>
            <w:rFonts w:ascii="Times New Roman" w:hAnsi="Times New Roman" w:cs="Times New Roman"/>
            <w:sz w:val="24"/>
          </w:rPr>
          <w:delText xml:space="preserve">needed </w:delText>
        </w:r>
      </w:del>
      <w:ins w:id="270" w:author="Andrew" w:date="2018-12-08T18:34:00Z">
        <w:r w:rsidR="00D8344D">
          <w:rPr>
            <w:rFonts w:ascii="Times New Roman" w:hAnsi="Times New Roman" w:cs="Times New Roman"/>
            <w:sz w:val="24"/>
          </w:rPr>
          <w:t>necessary</w:t>
        </w:r>
        <w:r w:rsidR="00D8344D" w:rsidRPr="00FF0DB1">
          <w:rPr>
            <w:rFonts w:ascii="Times New Roman" w:hAnsi="Times New Roman" w:cs="Times New Roman"/>
            <w:sz w:val="24"/>
          </w:rPr>
          <w:t xml:space="preserve"> </w:t>
        </w:r>
      </w:ins>
      <w:r w:rsidRPr="00FF0DB1">
        <w:rPr>
          <w:rFonts w:ascii="Times New Roman" w:hAnsi="Times New Roman" w:cs="Times New Roman"/>
          <w:sz w:val="24"/>
        </w:rPr>
        <w:t xml:space="preserve">in order to </w:t>
      </w:r>
      <w:del w:id="271" w:author="Andrew" w:date="2018-12-08T18:37:00Z">
        <w:r w:rsidRPr="00FF0DB1" w:rsidDel="00D8344D">
          <w:rPr>
            <w:rFonts w:ascii="Times New Roman" w:hAnsi="Times New Roman" w:cs="Times New Roman"/>
            <w:sz w:val="24"/>
          </w:rPr>
          <w:delText xml:space="preserve">provide the information needed to </w:delText>
        </w:r>
      </w:del>
      <w:r w:rsidRPr="00FF0DB1">
        <w:rPr>
          <w:rFonts w:ascii="Times New Roman" w:hAnsi="Times New Roman" w:cs="Times New Roman"/>
          <w:sz w:val="24"/>
        </w:rPr>
        <w:t xml:space="preserve">design </w:t>
      </w:r>
      <w:del w:id="272" w:author="Andrew" w:date="2018-12-02T16:23:00Z">
        <w:r w:rsidRPr="00FF0DB1" w:rsidDel="00E12110">
          <w:rPr>
            <w:rFonts w:ascii="Times New Roman" w:hAnsi="Times New Roman" w:cs="Times New Roman"/>
            <w:sz w:val="24"/>
          </w:rPr>
          <w:delText xml:space="preserve">a </w:delText>
        </w:r>
      </w:del>
      <w:r w:rsidRPr="00FF0DB1">
        <w:rPr>
          <w:rFonts w:ascii="Times New Roman" w:hAnsi="Times New Roman" w:cs="Times New Roman"/>
          <w:sz w:val="24"/>
        </w:rPr>
        <w:t xml:space="preserve">targets capable of efficiently producing the radionuclides of interest.  Fortunately, and in contrast to the astrophysical case, most of the reactions of interest for radionuclide production take place on stable targets and are therefore experimentally accessible. </w:t>
      </w:r>
    </w:p>
    <w:p w14:paraId="3EA714FE" w14:textId="576319FD" w:rsidR="007B026C" w:rsidRPr="00FF0DB1" w:rsidRDefault="00FF0DB1" w:rsidP="00FF0DB1">
      <w:pPr>
        <w:pStyle w:val="Normal1"/>
        <w:rPr>
          <w:rFonts w:ascii="Times New Roman" w:hAnsi="Times New Roman" w:cs="Times New Roman"/>
          <w:sz w:val="24"/>
        </w:rPr>
      </w:pPr>
      <w:r w:rsidRPr="00FF0DB1">
        <w:rPr>
          <w:rFonts w:ascii="Times New Roman" w:hAnsi="Times New Roman" w:cs="Times New Roman"/>
          <w:sz w:val="24"/>
        </w:rPr>
        <w:t xml:space="preserve">The preferred method for measuring </w:t>
      </w:r>
      <w:del w:id="273" w:author="Andrew" w:date="2018-12-08T18:43:00Z">
        <w:r w:rsidRPr="00FF0DB1" w:rsidDel="00D8344D">
          <w:rPr>
            <w:rFonts w:ascii="Times New Roman" w:hAnsi="Times New Roman" w:cs="Times New Roman"/>
            <w:sz w:val="24"/>
          </w:rPr>
          <w:delText xml:space="preserve">these </w:delText>
        </w:r>
      </w:del>
      <w:r w:rsidRPr="00FF0DB1">
        <w:rPr>
          <w:rFonts w:ascii="Times New Roman" w:hAnsi="Times New Roman" w:cs="Times New Roman"/>
          <w:sz w:val="24"/>
        </w:rPr>
        <w:t xml:space="preserve">cross sections involves foil activation, in which one or more well-characterized thin foil(s) </w:t>
      </w:r>
      <w:del w:id="274" w:author="Andrew" w:date="2018-12-08T18:34:00Z">
        <w:r w:rsidRPr="00FF0DB1" w:rsidDel="00D8344D">
          <w:rPr>
            <w:rFonts w:ascii="Times New Roman" w:hAnsi="Times New Roman" w:cs="Times New Roman"/>
            <w:sz w:val="24"/>
          </w:rPr>
          <w:delText>is/</w:delText>
        </w:r>
      </w:del>
      <w:r w:rsidRPr="00FF0DB1">
        <w:rPr>
          <w:rFonts w:ascii="Times New Roman" w:hAnsi="Times New Roman" w:cs="Times New Roman"/>
          <w:sz w:val="24"/>
        </w:rPr>
        <w:t xml:space="preserve">are irradiated at a single beam energy and a well-measured current, and the residual </w:t>
      </w:r>
      <w:proofErr w:type="spellStart"/>
      <w:r w:rsidRPr="00FF0DB1">
        <w:rPr>
          <w:rFonts w:ascii="Times New Roman" w:hAnsi="Times New Roman" w:cs="Times New Roman"/>
          <w:sz w:val="24"/>
        </w:rPr>
        <w:t>radioactiv</w:t>
      </w:r>
      <w:ins w:id="275" w:author="Andrew" w:date="2018-12-08T18:35:00Z">
        <w:r w:rsidR="00D8344D">
          <w:rPr>
            <w:rFonts w:ascii="Times New Roman" w:hAnsi="Times New Roman" w:cs="Times New Roman"/>
            <w:sz w:val="24"/>
          </w:rPr>
          <w:t>ities</w:t>
        </w:r>
      </w:ins>
      <w:proofErr w:type="spellEnd"/>
      <w:del w:id="276" w:author="Andrew" w:date="2018-12-08T18:35:00Z">
        <w:r w:rsidRPr="00FF0DB1" w:rsidDel="00D8344D">
          <w:rPr>
            <w:rFonts w:ascii="Times New Roman" w:hAnsi="Times New Roman" w:cs="Times New Roman"/>
            <w:sz w:val="24"/>
          </w:rPr>
          <w:delText>e</w:delText>
        </w:r>
      </w:del>
      <w:r w:rsidRPr="00FF0DB1">
        <w:rPr>
          <w:rFonts w:ascii="Times New Roman" w:hAnsi="Times New Roman" w:cs="Times New Roman"/>
          <w:sz w:val="24"/>
        </w:rPr>
        <w:t xml:space="preserve"> are quantified through off-line alpha, beta, gamma, or electron spectroscopy [</w:t>
      </w:r>
      <w:r w:rsidR="0042615F">
        <w:rPr>
          <w:rFonts w:ascii="Times New Roman" w:hAnsi="Times New Roman" w:cs="Times New Roman"/>
          <w:sz w:val="24"/>
        </w:rPr>
        <w:t>Gra16</w:t>
      </w:r>
      <w:r w:rsidRPr="00FF0DB1">
        <w:rPr>
          <w:rFonts w:ascii="Times New Roman" w:hAnsi="Times New Roman" w:cs="Times New Roman"/>
          <w:sz w:val="24"/>
        </w:rPr>
        <w:t xml:space="preserve">, </w:t>
      </w:r>
      <w:r w:rsidR="0042615F">
        <w:rPr>
          <w:rFonts w:ascii="Times New Roman" w:hAnsi="Times New Roman" w:cs="Times New Roman"/>
          <w:sz w:val="24"/>
        </w:rPr>
        <w:t>Voy18b</w:t>
      </w:r>
      <w:r w:rsidRPr="00FF0DB1">
        <w:rPr>
          <w:rFonts w:ascii="Times New Roman" w:hAnsi="Times New Roman" w:cs="Times New Roman"/>
          <w:sz w:val="24"/>
        </w:rPr>
        <w:t>].  In this case the reaction cross section can be deduced from the number of residual nuclei formed via the equation:</w:t>
      </w:r>
    </w:p>
    <w:p w14:paraId="04A61456" w14:textId="2ADD1BAF" w:rsidR="00FF0DB1" w:rsidRPr="007B026C" w:rsidRDefault="00FF0DB1" w:rsidP="007B026C">
      <w:pPr>
        <w:pStyle w:val="Normal1"/>
        <w:jc w:val="center"/>
        <w:rPr>
          <w:rFonts w:ascii="Times New Roman" w:hAnsi="Times New Roman" w:cs="Times New Roman"/>
          <w:sz w:val="24"/>
        </w:rPr>
      </w:pPr>
      <m:oMath>
        <m:r>
          <w:rPr>
            <w:rFonts w:ascii="Cambria Math" w:hAnsi="Cambria Math" w:cs="Times New Roman"/>
            <w:sz w:val="24"/>
          </w:rPr>
          <m:t>σ</m:t>
        </m:r>
        <m:d>
          <m:dPr>
            <m:ctrlPr>
              <w:rPr>
                <w:rFonts w:ascii="Cambria Math" w:hAnsi="Cambria Math" w:cs="Times New Roman"/>
                <w:i/>
                <w:sz w:val="24"/>
              </w:rPr>
            </m:ctrlPr>
          </m:dPr>
          <m:e>
            <m:r>
              <w:rPr>
                <w:rFonts w:ascii="Cambria Math" w:hAnsi="Cambria Math" w:cs="Times New Roman"/>
                <w:sz w:val="24"/>
              </w:rPr>
              <m:t>E</m:t>
            </m:r>
          </m:e>
        </m:d>
        <m:r>
          <w:rPr>
            <w:rFonts w:ascii="Cambria Math" w:hAnsi="Cambria Math" w:cs="Times New Roman"/>
            <w:sz w:val="24"/>
          </w:rPr>
          <m:t>=</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residual</m:t>
                </m:r>
              </m:sub>
            </m:sSub>
          </m:num>
          <m:den>
            <m:sSub>
              <m:sSubPr>
                <m:ctrlPr>
                  <w:rPr>
                    <w:rFonts w:ascii="Cambria Math" w:hAnsi="Cambria Math" w:cs="Times New Roman"/>
                    <w:i/>
                    <w:sz w:val="24"/>
                  </w:rPr>
                </m:ctrlPr>
              </m:sSubPr>
              <m:e>
                <m:r>
                  <w:rPr>
                    <w:rFonts w:ascii="Cambria Math" w:hAnsi="Cambria Math" w:cs="Times New Roman"/>
                    <w:sz w:val="24"/>
                  </w:rPr>
                  <m:t>φ</m:t>
                </m:r>
              </m:e>
              <m:sub>
                <m:r>
                  <w:rPr>
                    <w:rFonts w:ascii="Cambria Math" w:hAnsi="Cambria Math" w:cs="Times New Roman"/>
                    <w:sz w:val="24"/>
                  </w:rPr>
                  <m:t>beam</m:t>
                </m:r>
              </m:sub>
            </m:sSub>
            <m:sSub>
              <m:sSubPr>
                <m:ctrlPr>
                  <w:rPr>
                    <w:rFonts w:ascii="Cambria Math" w:hAnsi="Cambria Math" w:cs="Times New Roman"/>
                    <w:i/>
                    <w:sz w:val="24"/>
                  </w:rPr>
                </m:ctrlPr>
              </m:sSubPr>
              <m:e>
                <m:r>
                  <m:rPr>
                    <m:sty m:val="p"/>
                  </m:rPr>
                  <w:rPr>
                    <w:rFonts w:ascii="Cambria Math" w:hAnsi="Cambria Math" w:cs="Times New Roman"/>
                    <w:sz w:val="24"/>
                  </w:rPr>
                  <m:t>×Δ</m:t>
                </m:r>
                <m:r>
                  <w:rPr>
                    <w:rFonts w:ascii="Cambria Math" w:hAnsi="Cambria Math" w:cs="Times New Roman"/>
                    <w:sz w:val="24"/>
                  </w:rPr>
                  <m:t>t× ρ</m:t>
                </m:r>
              </m:e>
              <m:sub>
                <m:r>
                  <w:rPr>
                    <w:rFonts w:ascii="Cambria Math" w:hAnsi="Cambria Math" w:cs="Times New Roman"/>
                    <w:sz w:val="24"/>
                  </w:rPr>
                  <m:t>target</m:t>
                </m:r>
              </m:sub>
            </m:sSub>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target</m:t>
                </m:r>
              </m:sub>
            </m:sSub>
          </m:den>
        </m:f>
      </m:oMath>
      <w:r w:rsidR="007B026C">
        <w:rPr>
          <w:rFonts w:ascii="Times New Roman" w:hAnsi="Times New Roman" w:cs="Times New Roman"/>
          <w:sz w:val="24"/>
        </w:rPr>
        <w:tab/>
        <w:t>(4)</w:t>
      </w:r>
    </w:p>
    <w:p w14:paraId="7266EC19" w14:textId="294F0442" w:rsidR="00FF0DB1" w:rsidRPr="00FF0DB1" w:rsidRDefault="00FF0DB1" w:rsidP="00FF0DB1">
      <w:pPr>
        <w:pStyle w:val="Normal1"/>
        <w:rPr>
          <w:rFonts w:ascii="Times New Roman" w:hAnsi="Times New Roman" w:cs="Times New Roman"/>
          <w:sz w:val="24"/>
        </w:rPr>
      </w:pPr>
      <w:r w:rsidRPr="00FF0DB1">
        <w:rPr>
          <w:rFonts w:ascii="Times New Roman" w:hAnsi="Times New Roman" w:cs="Times New Roman"/>
          <w:sz w:val="24"/>
        </w:rPr>
        <w:t>In this approach, the uncertainty in the deduced cross section depends strongly on the accurate characterization of the composition, density (</w:t>
      </w:r>
      <m:oMath>
        <m:sSub>
          <m:sSubPr>
            <m:ctrlPr>
              <w:rPr>
                <w:rFonts w:ascii="Cambria Math" w:hAnsi="Cambria Math" w:cs="Times New Roman"/>
                <w:i/>
                <w:sz w:val="24"/>
              </w:rPr>
            </m:ctrlPr>
          </m:sSubPr>
          <m:e>
            <m:r>
              <w:rPr>
                <w:rFonts w:ascii="Cambria Math" w:hAnsi="Cambria Math" w:cs="Times New Roman"/>
                <w:sz w:val="24"/>
              </w:rPr>
              <m:t xml:space="preserve"> ρ</m:t>
            </m:r>
          </m:e>
          <m:sub>
            <m:r>
              <w:rPr>
                <w:rFonts w:ascii="Cambria Math" w:hAnsi="Cambria Math" w:cs="Times New Roman"/>
                <w:sz w:val="24"/>
              </w:rPr>
              <m:t>target</m:t>
            </m:r>
          </m:sub>
        </m:sSub>
      </m:oMath>
      <w:r w:rsidRPr="00FF0DB1">
        <w:rPr>
          <w:rFonts w:ascii="Times New Roman" w:hAnsi="Times New Roman" w:cs="Times New Roman"/>
          <w:sz w:val="24"/>
        </w:rPr>
        <w:t>) and thickness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target</m:t>
            </m:r>
          </m:sub>
        </m:sSub>
      </m:oMath>
      <w:r w:rsidRPr="00FF0DB1">
        <w:rPr>
          <w:rFonts w:ascii="Times New Roman" w:hAnsi="Times New Roman" w:cs="Times New Roman"/>
          <w:sz w:val="24"/>
        </w:rPr>
        <w:t>) of the target material, precise measurements of the incident particle flux (</w:t>
      </w:r>
      <m:oMath>
        <m:sSub>
          <m:sSubPr>
            <m:ctrlPr>
              <w:rPr>
                <w:rFonts w:ascii="Cambria Math" w:hAnsi="Cambria Math" w:cs="Times New Roman"/>
                <w:i/>
                <w:sz w:val="24"/>
              </w:rPr>
            </m:ctrlPr>
          </m:sSubPr>
          <m:e>
            <m:r>
              <w:rPr>
                <w:rFonts w:ascii="Cambria Math" w:hAnsi="Cambria Math" w:cs="Times New Roman"/>
                <w:sz w:val="24"/>
              </w:rPr>
              <m:t>φ</m:t>
            </m:r>
          </m:e>
          <m:sub>
            <m:r>
              <w:rPr>
                <w:rFonts w:ascii="Cambria Math" w:hAnsi="Cambria Math" w:cs="Times New Roman"/>
                <w:sz w:val="24"/>
              </w:rPr>
              <m:t>beam</m:t>
            </m:r>
          </m:sub>
        </m:sSub>
      </m:oMath>
      <w:r w:rsidRPr="00FF0DB1">
        <w:rPr>
          <w:rFonts w:ascii="Times New Roman" w:hAnsi="Times New Roman" w:cs="Times New Roman"/>
          <w:sz w:val="24"/>
        </w:rPr>
        <w:t xml:space="preserve">), and the spectroscopic assaying techniques used.  Access to </w:t>
      </w:r>
      <w:del w:id="277" w:author="Andrew" w:date="2018-12-08T18:39:00Z">
        <w:r w:rsidRPr="00FF0DB1" w:rsidDel="00D8344D">
          <w:rPr>
            <w:rFonts w:ascii="Times New Roman" w:hAnsi="Times New Roman" w:cs="Times New Roman"/>
            <w:sz w:val="24"/>
          </w:rPr>
          <w:delText>high quality</w:delText>
        </w:r>
      </w:del>
      <w:ins w:id="278" w:author="Andrew" w:date="2018-12-08T18:39:00Z">
        <w:r w:rsidR="00D8344D">
          <w:rPr>
            <w:rFonts w:ascii="Times New Roman" w:hAnsi="Times New Roman" w:cs="Times New Roman"/>
            <w:sz w:val="24"/>
          </w:rPr>
          <w:t>well-characterized</w:t>
        </w:r>
      </w:ins>
      <w:r w:rsidRPr="00FF0DB1">
        <w:rPr>
          <w:rFonts w:ascii="Times New Roman" w:hAnsi="Times New Roman" w:cs="Times New Roman"/>
          <w:sz w:val="24"/>
        </w:rPr>
        <w:t xml:space="preserve"> nuclear data can be useful in reducing the latter two sources of uncertainty.  In many </w:t>
      </w:r>
      <w:del w:id="279" w:author="Andrew" w:date="2018-12-08T18:41:00Z">
        <w:r w:rsidRPr="00FF0DB1" w:rsidDel="00D8344D">
          <w:rPr>
            <w:rFonts w:ascii="Times New Roman" w:hAnsi="Times New Roman" w:cs="Times New Roman"/>
            <w:sz w:val="24"/>
          </w:rPr>
          <w:delText>cases</w:delText>
        </w:r>
      </w:del>
      <w:ins w:id="280" w:author="Andrew" w:date="2018-12-08T18:41:00Z">
        <w:r w:rsidR="00D8344D">
          <w:rPr>
            <w:rFonts w:ascii="Times New Roman" w:hAnsi="Times New Roman" w:cs="Times New Roman"/>
            <w:sz w:val="24"/>
          </w:rPr>
          <w:t>experiments,</w:t>
        </w:r>
      </w:ins>
      <w:r w:rsidRPr="00FF0DB1">
        <w:rPr>
          <w:rFonts w:ascii="Times New Roman" w:hAnsi="Times New Roman" w:cs="Times New Roman"/>
          <w:sz w:val="24"/>
        </w:rPr>
        <w:t xml:space="preserve"> </w:t>
      </w:r>
      <w:del w:id="281" w:author="Andrew" w:date="2018-12-08T18:42:00Z">
        <w:r w:rsidRPr="00FF0DB1" w:rsidDel="00D8344D">
          <w:rPr>
            <w:rFonts w:ascii="Times New Roman" w:hAnsi="Times New Roman" w:cs="Times New Roman"/>
            <w:sz w:val="24"/>
          </w:rPr>
          <w:delText xml:space="preserve">the </w:delText>
        </w:r>
      </w:del>
      <w:r w:rsidRPr="00FF0DB1">
        <w:rPr>
          <w:rFonts w:ascii="Times New Roman" w:hAnsi="Times New Roman" w:cs="Times New Roman"/>
          <w:sz w:val="24"/>
        </w:rPr>
        <w:t>target</w:t>
      </w:r>
      <w:ins w:id="282" w:author="Andrew" w:date="2018-12-08T18:42:00Z">
        <w:r w:rsidR="00D8344D">
          <w:rPr>
            <w:rFonts w:ascii="Times New Roman" w:hAnsi="Times New Roman" w:cs="Times New Roman"/>
            <w:sz w:val="24"/>
          </w:rPr>
          <w:t>s</w:t>
        </w:r>
      </w:ins>
      <w:r w:rsidRPr="00FF0DB1">
        <w:rPr>
          <w:rFonts w:ascii="Times New Roman" w:hAnsi="Times New Roman" w:cs="Times New Roman"/>
          <w:sz w:val="24"/>
        </w:rPr>
        <w:t xml:space="preserve"> </w:t>
      </w:r>
      <w:del w:id="283" w:author="Andrew" w:date="2018-12-08T18:42:00Z">
        <w:r w:rsidRPr="00FF0DB1" w:rsidDel="00D8344D">
          <w:rPr>
            <w:rFonts w:ascii="Times New Roman" w:hAnsi="Times New Roman" w:cs="Times New Roman"/>
            <w:sz w:val="24"/>
          </w:rPr>
          <w:delText xml:space="preserve">material needed for these experiments </w:delText>
        </w:r>
      </w:del>
      <w:r w:rsidRPr="00FF0DB1">
        <w:rPr>
          <w:rFonts w:ascii="Times New Roman" w:hAnsi="Times New Roman" w:cs="Times New Roman"/>
          <w:sz w:val="24"/>
        </w:rPr>
        <w:t xml:space="preserve">are difficult-to-impossible to form due to their physical or chemical properties, introducing large systematic uncertainties into activation foil measurements.  </w:t>
      </w:r>
    </w:p>
    <w:p w14:paraId="74CA85A3" w14:textId="4334C8AD" w:rsidR="00FF0DB1" w:rsidRPr="002247A1" w:rsidRDefault="00FF0DB1" w:rsidP="002247A1">
      <w:pPr>
        <w:pStyle w:val="Normal1"/>
        <w:rPr>
          <w:rFonts w:ascii="Times New Roman" w:hAnsi="Times New Roman" w:cs="Times New Roman"/>
          <w:sz w:val="24"/>
        </w:rPr>
      </w:pPr>
      <w:r w:rsidRPr="00FF0DB1">
        <w:rPr>
          <w:rFonts w:ascii="Times New Roman" w:hAnsi="Times New Roman" w:cs="Times New Roman"/>
          <w:sz w:val="24"/>
        </w:rPr>
        <w:lastRenderedPageBreak/>
        <w:t>The incident particle flux (</w:t>
      </w:r>
      <m:oMath>
        <m:sSub>
          <m:sSubPr>
            <m:ctrlPr>
              <w:rPr>
                <w:rFonts w:ascii="Cambria Math" w:hAnsi="Cambria Math" w:cs="Times New Roman"/>
                <w:i/>
                <w:sz w:val="24"/>
              </w:rPr>
            </m:ctrlPr>
          </m:sSubPr>
          <m:e>
            <m:r>
              <w:rPr>
                <w:rFonts w:ascii="Cambria Math" w:hAnsi="Cambria Math" w:cs="Times New Roman"/>
                <w:sz w:val="24"/>
              </w:rPr>
              <m:t>φ</m:t>
            </m:r>
          </m:e>
          <m:sub>
            <m:r>
              <w:rPr>
                <w:rFonts w:ascii="Cambria Math" w:hAnsi="Cambria Math" w:cs="Times New Roman"/>
                <w:sz w:val="24"/>
              </w:rPr>
              <m:t>beam</m:t>
            </m:r>
          </m:sub>
        </m:sSub>
      </m:oMath>
      <w:r w:rsidRPr="00FF0DB1">
        <w:rPr>
          <w:rFonts w:ascii="Times New Roman" w:hAnsi="Times New Roman" w:cs="Times New Roman"/>
          <w:sz w:val="24"/>
        </w:rPr>
        <w:t>), is commonly measured using a well-</w:t>
      </w:r>
      <w:del w:id="284" w:author="Andrew" w:date="2018-12-08T18:51:00Z">
        <w:r w:rsidRPr="00FF0DB1" w:rsidDel="0069497A">
          <w:rPr>
            <w:rFonts w:ascii="Times New Roman" w:hAnsi="Times New Roman" w:cs="Times New Roman"/>
            <w:sz w:val="24"/>
          </w:rPr>
          <w:delText xml:space="preserve">known </w:delText>
        </w:r>
      </w:del>
      <w:ins w:id="285" w:author="Andrew" w:date="2018-12-08T18:51:00Z">
        <w:r w:rsidR="0069497A">
          <w:rPr>
            <w:rFonts w:ascii="Times New Roman" w:hAnsi="Times New Roman" w:cs="Times New Roman"/>
            <w:sz w:val="24"/>
          </w:rPr>
          <w:t>characterized</w:t>
        </w:r>
        <w:r w:rsidR="0069497A" w:rsidRPr="00FF0DB1">
          <w:rPr>
            <w:rFonts w:ascii="Times New Roman" w:hAnsi="Times New Roman" w:cs="Times New Roman"/>
            <w:sz w:val="24"/>
          </w:rPr>
          <w:t xml:space="preserve"> </w:t>
        </w:r>
      </w:ins>
      <w:r w:rsidRPr="00FF0DB1">
        <w:rPr>
          <w:rFonts w:ascii="Times New Roman" w:hAnsi="Times New Roman" w:cs="Times New Roman"/>
          <w:sz w:val="24"/>
        </w:rPr>
        <w:t xml:space="preserve">monitor reaction </w:t>
      </w:r>
      <w:del w:id="286" w:author="Andrew" w:date="2018-12-08T18:51:00Z">
        <w:r w:rsidRPr="00FF0DB1" w:rsidDel="0069497A">
          <w:rPr>
            <w:rFonts w:ascii="Times New Roman" w:hAnsi="Times New Roman" w:cs="Times New Roman"/>
            <w:sz w:val="24"/>
          </w:rPr>
          <w:delText xml:space="preserve">that leads </w:delText>
        </w:r>
      </w:del>
      <w:ins w:id="287" w:author="Andrew" w:date="2018-12-08T18:51:00Z">
        <w:r w:rsidR="0069497A" w:rsidRPr="00FF0DB1">
          <w:rPr>
            <w:rFonts w:ascii="Times New Roman" w:hAnsi="Times New Roman" w:cs="Times New Roman"/>
            <w:sz w:val="24"/>
          </w:rPr>
          <w:t>lead</w:t>
        </w:r>
        <w:r w:rsidR="0069497A">
          <w:rPr>
            <w:rFonts w:ascii="Times New Roman" w:hAnsi="Times New Roman" w:cs="Times New Roman"/>
            <w:sz w:val="24"/>
          </w:rPr>
          <w:t>in</w:t>
        </w:r>
      </w:ins>
      <w:ins w:id="288" w:author="Andrew" w:date="2018-12-08T18:52:00Z">
        <w:r w:rsidR="0069497A">
          <w:rPr>
            <w:rFonts w:ascii="Times New Roman" w:hAnsi="Times New Roman" w:cs="Times New Roman"/>
            <w:sz w:val="24"/>
          </w:rPr>
          <w:t>g</w:t>
        </w:r>
      </w:ins>
      <w:ins w:id="289" w:author="Andrew" w:date="2018-12-08T18:51:00Z">
        <w:r w:rsidR="0069497A" w:rsidRPr="00FF0DB1">
          <w:rPr>
            <w:rFonts w:ascii="Times New Roman" w:hAnsi="Times New Roman" w:cs="Times New Roman"/>
            <w:sz w:val="24"/>
          </w:rPr>
          <w:t xml:space="preserve"> </w:t>
        </w:r>
      </w:ins>
      <w:r w:rsidRPr="00FF0DB1">
        <w:rPr>
          <w:rFonts w:ascii="Times New Roman" w:hAnsi="Times New Roman" w:cs="Times New Roman"/>
          <w:sz w:val="24"/>
        </w:rPr>
        <w:t xml:space="preserve">to the production of an easily quantified </w:t>
      </w:r>
      <w:del w:id="290" w:author="Andrew" w:date="2018-12-08T18:52:00Z">
        <w:r w:rsidRPr="00FF0DB1" w:rsidDel="0069497A">
          <w:rPr>
            <w:rFonts w:ascii="Times New Roman" w:hAnsi="Times New Roman" w:cs="Times New Roman"/>
            <w:sz w:val="24"/>
          </w:rPr>
          <w:delText xml:space="preserve">long-lived </w:delText>
        </w:r>
      </w:del>
      <w:r w:rsidRPr="00FF0DB1">
        <w:rPr>
          <w:rFonts w:ascii="Times New Roman" w:hAnsi="Times New Roman" w:cs="Times New Roman"/>
          <w:sz w:val="24"/>
        </w:rPr>
        <w:t xml:space="preserve">residual nucleus. For charged-particle induced reactions, </w:t>
      </w:r>
      <w:del w:id="291" w:author="Andrew" w:date="2018-12-08T18:53:00Z">
        <w:r w:rsidRPr="00FF0DB1" w:rsidDel="0069497A">
          <w:rPr>
            <w:rFonts w:ascii="Times New Roman" w:hAnsi="Times New Roman" w:cs="Times New Roman"/>
            <w:sz w:val="24"/>
          </w:rPr>
          <w:delText xml:space="preserve">there </w:delText>
        </w:r>
      </w:del>
      <w:r w:rsidRPr="00FF0DB1">
        <w:rPr>
          <w:rFonts w:ascii="Times New Roman" w:hAnsi="Times New Roman" w:cs="Times New Roman"/>
          <w:sz w:val="24"/>
        </w:rPr>
        <w:t xml:space="preserve">relatively few monitor reactions </w:t>
      </w:r>
      <w:del w:id="292" w:author="Andrew" w:date="2018-12-08T18:52:00Z">
        <w:r w:rsidRPr="00FF0DB1" w:rsidDel="0069497A">
          <w:rPr>
            <w:rFonts w:ascii="Times New Roman" w:hAnsi="Times New Roman" w:cs="Times New Roman"/>
            <w:sz w:val="24"/>
          </w:rPr>
          <w:delText xml:space="preserve">that can be applied </w:delText>
        </w:r>
      </w:del>
      <w:r w:rsidRPr="00FF0DB1">
        <w:rPr>
          <w:rFonts w:ascii="Times New Roman" w:hAnsi="Times New Roman" w:cs="Times New Roman"/>
          <w:sz w:val="24"/>
        </w:rPr>
        <w:t xml:space="preserve">in the </w:t>
      </w:r>
      <w:del w:id="293" w:author="Andrew" w:date="2018-12-08T18:52:00Z">
        <w:r w:rsidRPr="00FF0DB1" w:rsidDel="0069497A">
          <w:rPr>
            <w:rFonts w:ascii="Times New Roman" w:hAnsi="Times New Roman" w:cs="Times New Roman"/>
            <w:sz w:val="24"/>
          </w:rPr>
          <w:delText xml:space="preserve">low </w:delText>
        </w:r>
      </w:del>
      <w:ins w:id="294" w:author="Andrew" w:date="2018-12-08T18:52:00Z">
        <w:r w:rsidR="0069497A" w:rsidRPr="00FF0DB1">
          <w:rPr>
            <w:rFonts w:ascii="Times New Roman" w:hAnsi="Times New Roman" w:cs="Times New Roman"/>
            <w:sz w:val="24"/>
          </w:rPr>
          <w:t>low</w:t>
        </w:r>
        <w:r w:rsidR="0069497A">
          <w:rPr>
            <w:rFonts w:ascii="Times New Roman" w:hAnsi="Times New Roman" w:cs="Times New Roman"/>
            <w:sz w:val="24"/>
          </w:rPr>
          <w:t>-</w:t>
        </w:r>
      </w:ins>
      <w:del w:id="295" w:author="Andrew" w:date="2018-12-08T18:52:00Z">
        <w:r w:rsidRPr="00FF0DB1" w:rsidDel="0069497A">
          <w:rPr>
            <w:rFonts w:ascii="Times New Roman" w:hAnsi="Times New Roman" w:cs="Times New Roman"/>
            <w:sz w:val="24"/>
          </w:rPr>
          <w:delText xml:space="preserve">to </w:delText>
        </w:r>
      </w:del>
      <w:ins w:id="296" w:author="Andrew" w:date="2018-12-08T18:52:00Z">
        <w:r w:rsidR="0069497A" w:rsidRPr="00FF0DB1">
          <w:rPr>
            <w:rFonts w:ascii="Times New Roman" w:hAnsi="Times New Roman" w:cs="Times New Roman"/>
            <w:sz w:val="24"/>
          </w:rPr>
          <w:t>to</w:t>
        </w:r>
        <w:r w:rsidR="0069497A">
          <w:rPr>
            <w:rFonts w:ascii="Times New Roman" w:hAnsi="Times New Roman" w:cs="Times New Roman"/>
            <w:sz w:val="24"/>
          </w:rPr>
          <w:t>-</w:t>
        </w:r>
      </w:ins>
      <w:r w:rsidRPr="00FF0DB1">
        <w:rPr>
          <w:rFonts w:ascii="Times New Roman" w:hAnsi="Times New Roman" w:cs="Times New Roman"/>
          <w:sz w:val="24"/>
        </w:rPr>
        <w:t>intermediate energy regimes of 30-70 MeV have been accurately measured (</w:t>
      </w:r>
      <w:r w:rsidRPr="00FF0DB1">
        <w:rPr>
          <w:rFonts w:ascii="Times New Roman" w:hAnsi="Times New Roman" w:cs="Times New Roman"/>
          <w:i/>
          <w:sz w:val="24"/>
        </w:rPr>
        <w:t>i.e</w:t>
      </w:r>
      <w:r w:rsidRPr="00FF0DB1">
        <w:rPr>
          <w:rFonts w:ascii="Times New Roman" w:hAnsi="Times New Roman" w:cs="Times New Roman"/>
          <w:sz w:val="24"/>
        </w:rPr>
        <w:t>. to a few percent level)</w:t>
      </w:r>
      <w:ins w:id="297" w:author="Andrew" w:date="2018-12-08T18:54:00Z">
        <w:r w:rsidR="00F61396">
          <w:rPr>
            <w:rFonts w:ascii="Times New Roman" w:hAnsi="Times New Roman" w:cs="Times New Roman"/>
            <w:sz w:val="24"/>
          </w:rPr>
          <w:t>.</w:t>
        </w:r>
      </w:ins>
      <w:del w:id="298" w:author="Andrew" w:date="2018-12-08T18:54:00Z">
        <w:r w:rsidRPr="00FF0DB1" w:rsidDel="00F61396">
          <w:rPr>
            <w:rFonts w:ascii="Times New Roman" w:hAnsi="Times New Roman" w:cs="Times New Roman"/>
            <w:sz w:val="24"/>
          </w:rPr>
          <w:delText>, and a</w:delText>
        </w:r>
      </w:del>
      <w:ins w:id="299" w:author="Andrew" w:date="2018-12-08T18:54:00Z">
        <w:r w:rsidR="00F61396">
          <w:rPr>
            <w:rFonts w:ascii="Times New Roman" w:hAnsi="Times New Roman" w:cs="Times New Roman"/>
            <w:sz w:val="24"/>
          </w:rPr>
          <w:t xml:space="preserve"> A</w:t>
        </w:r>
      </w:ins>
      <w:r w:rsidRPr="00FF0DB1">
        <w:rPr>
          <w:rFonts w:ascii="Times New Roman" w:hAnsi="Times New Roman" w:cs="Times New Roman"/>
          <w:sz w:val="24"/>
        </w:rPr>
        <w:t>bove 70 MeV</w:t>
      </w:r>
      <w:ins w:id="300" w:author="Andrew" w:date="2018-12-08T18:54:00Z">
        <w:r w:rsidR="00F61396">
          <w:rPr>
            <w:rFonts w:ascii="Times New Roman" w:hAnsi="Times New Roman" w:cs="Times New Roman"/>
            <w:sz w:val="24"/>
          </w:rPr>
          <w:t>,</w:t>
        </w:r>
      </w:ins>
      <w:r w:rsidRPr="00FF0DB1">
        <w:rPr>
          <w:rFonts w:ascii="Times New Roman" w:hAnsi="Times New Roman" w:cs="Times New Roman"/>
          <w:sz w:val="24"/>
        </w:rPr>
        <w:t xml:space="preserve"> monitor reactions whose experimental measurement is free from the </w:t>
      </w:r>
      <w:del w:id="301" w:author="Andrew" w:date="2018-12-08T18:54:00Z">
        <w:r w:rsidRPr="00FF0DB1" w:rsidDel="00F61396">
          <w:rPr>
            <w:rFonts w:ascii="Times New Roman" w:hAnsi="Times New Roman" w:cs="Times New Roman"/>
            <w:sz w:val="24"/>
          </w:rPr>
          <w:delText xml:space="preserve">potential </w:delText>
        </w:r>
      </w:del>
      <w:r w:rsidRPr="00FF0DB1">
        <w:rPr>
          <w:rFonts w:ascii="Times New Roman" w:hAnsi="Times New Roman" w:cs="Times New Roman"/>
          <w:sz w:val="24"/>
        </w:rPr>
        <w:t xml:space="preserve">influence of secondary neutron contributions to residual yields are not well characterized.  Knowledge of these cross sections as a function of the incident particle energy is central to the isotope production effort. Recent efforts have focused on developing </w:t>
      </w:r>
      <w:del w:id="302" w:author="Andrew" w:date="2018-12-08T18:55:00Z">
        <w:r w:rsidRPr="00FF0DB1" w:rsidDel="00F61396">
          <w:rPr>
            <w:rFonts w:ascii="Times New Roman" w:hAnsi="Times New Roman" w:cs="Times New Roman"/>
            <w:sz w:val="24"/>
          </w:rPr>
          <w:delText xml:space="preserve">the </w:delText>
        </w:r>
      </w:del>
      <w:r w:rsidRPr="00FF0DB1">
        <w:rPr>
          <w:rFonts w:ascii="Times New Roman" w:hAnsi="Times New Roman" w:cs="Times New Roman"/>
          <w:sz w:val="24"/>
          <w:vertAlign w:val="superscript"/>
        </w:rPr>
        <w:t>93</w:t>
      </w:r>
      <w:r w:rsidRPr="00FF0DB1">
        <w:rPr>
          <w:rFonts w:ascii="Times New Roman" w:hAnsi="Times New Roman" w:cs="Times New Roman"/>
          <w:sz w:val="24"/>
        </w:rPr>
        <w:t>Nb(p,4n)</w:t>
      </w:r>
      <w:r w:rsidRPr="00FF0DB1">
        <w:rPr>
          <w:rFonts w:ascii="Times New Roman" w:hAnsi="Times New Roman" w:cs="Times New Roman"/>
          <w:sz w:val="24"/>
          <w:vertAlign w:val="superscript"/>
        </w:rPr>
        <w:t>90</w:t>
      </w:r>
      <w:r w:rsidRPr="00FF0DB1">
        <w:rPr>
          <w:rFonts w:ascii="Times New Roman" w:hAnsi="Times New Roman" w:cs="Times New Roman"/>
          <w:sz w:val="24"/>
        </w:rPr>
        <w:t>Mo (t</w:t>
      </w:r>
      <w:r w:rsidRPr="00FF0DB1">
        <w:rPr>
          <w:rFonts w:ascii="Times New Roman" w:hAnsi="Times New Roman" w:cs="Times New Roman"/>
          <w:sz w:val="24"/>
          <w:vertAlign w:val="subscript"/>
        </w:rPr>
        <w:t>½</w:t>
      </w:r>
      <w:r w:rsidRPr="00FF0DB1">
        <w:rPr>
          <w:rFonts w:ascii="Times New Roman" w:hAnsi="Times New Roman" w:cs="Times New Roman"/>
          <w:sz w:val="24"/>
        </w:rPr>
        <w:t>=</w:t>
      </w:r>
      <w:r w:rsidRPr="00FF0DB1">
        <w:rPr>
          <w:rFonts w:ascii="Times New Roman" w:eastAsia="Times New Roman" w:hAnsi="Times New Roman" w:cs="Times New Roman"/>
          <w:color w:val="222222"/>
          <w:sz w:val="24"/>
          <w:shd w:val="clear" w:color="auto" w:fill="F8F9FA"/>
        </w:rPr>
        <w:t xml:space="preserve"> </w:t>
      </w:r>
      <w:r w:rsidRPr="00FF0DB1">
        <w:rPr>
          <w:rFonts w:ascii="Times New Roman" w:hAnsi="Times New Roman" w:cs="Times New Roman"/>
          <w:sz w:val="24"/>
        </w:rPr>
        <w:t xml:space="preserve">5.56(9) hours) as a monitor reaction </w:t>
      </w:r>
      <w:ins w:id="303" w:author="Andrew" w:date="2018-12-08T18:55:00Z">
        <w:r w:rsidR="00F61396">
          <w:rPr>
            <w:rFonts w:ascii="Times New Roman" w:hAnsi="Times New Roman" w:cs="Times New Roman"/>
            <w:sz w:val="24"/>
          </w:rPr>
          <w:t xml:space="preserve">suitable for use </w:t>
        </w:r>
      </w:ins>
      <w:ins w:id="304" w:author="Andrew" w:date="2018-12-08T18:56:00Z">
        <w:r w:rsidR="00F61396">
          <w:rPr>
            <w:rFonts w:ascii="Times New Roman" w:hAnsi="Times New Roman" w:cs="Times New Roman"/>
            <w:sz w:val="24"/>
          </w:rPr>
          <w:t xml:space="preserve">at regional isotope production facilities </w:t>
        </w:r>
      </w:ins>
      <w:r w:rsidRPr="00FF0DB1">
        <w:rPr>
          <w:rFonts w:ascii="Times New Roman" w:hAnsi="Times New Roman" w:cs="Times New Roman"/>
          <w:sz w:val="24"/>
        </w:rPr>
        <w:t>[</w:t>
      </w:r>
      <w:r w:rsidR="0042615F">
        <w:rPr>
          <w:rFonts w:ascii="Times New Roman" w:hAnsi="Times New Roman" w:cs="Times New Roman"/>
          <w:sz w:val="24"/>
        </w:rPr>
        <w:t>Voy18b</w:t>
      </w:r>
      <w:r w:rsidRPr="00FF0DB1">
        <w:rPr>
          <w:rFonts w:ascii="Times New Roman" w:hAnsi="Times New Roman" w:cs="Times New Roman"/>
          <w:sz w:val="24"/>
        </w:rPr>
        <w:t xml:space="preserve">, </w:t>
      </w:r>
      <w:r w:rsidR="0042615F">
        <w:rPr>
          <w:rFonts w:ascii="Times New Roman" w:hAnsi="Times New Roman" w:cs="Times New Roman"/>
          <w:sz w:val="24"/>
        </w:rPr>
        <w:t>Kim18</w:t>
      </w:r>
      <w:r w:rsidRPr="00FF0DB1">
        <w:rPr>
          <w:rFonts w:ascii="Times New Roman" w:hAnsi="Times New Roman" w:cs="Times New Roman"/>
          <w:sz w:val="24"/>
        </w:rPr>
        <w:t xml:space="preserve">].  </w:t>
      </w:r>
    </w:p>
    <w:p w14:paraId="787F0E9B" w14:textId="790CFF3F" w:rsidR="00335514" w:rsidRDefault="00BB40B3" w:rsidP="007C067C">
      <w:pPr>
        <w:pStyle w:val="Heading1"/>
      </w:pPr>
      <w:bookmarkStart w:id="305" w:name="_Toc530928036"/>
      <w:r>
        <w:t>Nuclear Energy</w:t>
      </w:r>
      <w:bookmarkEnd w:id="305"/>
    </w:p>
    <w:p w14:paraId="639F8061" w14:textId="77777777" w:rsidR="00BB40B3" w:rsidRDefault="00BB40B3" w:rsidP="00BB40B3">
      <w:bookmarkStart w:id="306" w:name="_GoBack"/>
      <w:bookmarkEnd w:id="306"/>
    </w:p>
    <w:p w14:paraId="02A91751" w14:textId="5AD3FB64" w:rsidR="00BB40B3" w:rsidRDefault="00BB40B3" w:rsidP="00BB40B3">
      <w:pPr>
        <w:rPr>
          <w:rFonts w:cs="Times New Roman"/>
        </w:rPr>
      </w:pPr>
      <w:r w:rsidRPr="00BB40B3">
        <w:rPr>
          <w:rFonts w:cs="Times New Roman"/>
        </w:rPr>
        <w:t xml:space="preserve">This is where </w:t>
      </w:r>
      <w:r>
        <w:rPr>
          <w:rFonts w:cs="Times New Roman"/>
        </w:rPr>
        <w:t xml:space="preserve">Brad can insert </w:t>
      </w:r>
      <w:r w:rsidR="000612AD">
        <w:rPr>
          <w:rFonts w:cs="Times New Roman"/>
        </w:rPr>
        <w:t>his</w:t>
      </w:r>
      <w:r>
        <w:rPr>
          <w:rFonts w:cs="Times New Roman"/>
        </w:rPr>
        <w:t xml:space="preserve"> section</w:t>
      </w:r>
    </w:p>
    <w:p w14:paraId="366CD6FA" w14:textId="77777777" w:rsidR="00BB40B3" w:rsidRDefault="00BB40B3" w:rsidP="00BB40B3">
      <w:pPr>
        <w:rPr>
          <w:rFonts w:cs="Times New Roman"/>
        </w:rPr>
      </w:pPr>
    </w:p>
    <w:p w14:paraId="0C1EB245" w14:textId="77777777" w:rsidR="006D6BE5" w:rsidRDefault="006D6BE5" w:rsidP="007C067C">
      <w:pPr>
        <w:pStyle w:val="Heading1"/>
      </w:pPr>
      <w:bookmarkStart w:id="307" w:name="_Toc530928037"/>
      <w:r>
        <w:t>Future directions in nuclear data</w:t>
      </w:r>
      <w:bookmarkEnd w:id="307"/>
    </w:p>
    <w:p w14:paraId="598B89A6" w14:textId="77777777" w:rsidR="006D6BE5" w:rsidRDefault="006D6BE5" w:rsidP="006D6BE5">
      <w:pPr>
        <w:pStyle w:val="Heading2"/>
        <w:numPr>
          <w:ilvl w:val="0"/>
          <w:numId w:val="0"/>
        </w:numPr>
        <w:ind w:left="180"/>
      </w:pPr>
    </w:p>
    <w:p w14:paraId="75F152EC" w14:textId="10A9B4D8" w:rsidR="001C29E6" w:rsidRDefault="00F27AB6" w:rsidP="006D6BE5">
      <w:pPr>
        <w:pStyle w:val="Heading2"/>
      </w:pPr>
      <w:bookmarkStart w:id="308" w:name="_Toc530928038"/>
      <w:r>
        <w:t>Training the next generation of evaluators</w:t>
      </w:r>
      <w:bookmarkEnd w:id="308"/>
    </w:p>
    <w:p w14:paraId="7EE24C82" w14:textId="49006FB3" w:rsidR="00601374" w:rsidRDefault="00601374" w:rsidP="00983500">
      <w:pPr>
        <w:rPr>
          <w:rFonts w:cs="Times New Roman"/>
        </w:rPr>
      </w:pPr>
      <w:r>
        <w:rPr>
          <w:rFonts w:cs="Times New Roman"/>
        </w:rPr>
        <w:t>The penultimate part of the paper will discuss the need to train the next generation of nuclear scientists and engineers capable of addressing these needs.  This will include a recognition of the increasing role that mach</w:t>
      </w:r>
      <w:r w:rsidR="00395791">
        <w:rPr>
          <w:rFonts w:cs="Times New Roman"/>
        </w:rPr>
        <w:t xml:space="preserve">ine learning will play in the nuclear data modeling and evaluation process, and the possibilities offered by the new generation of high-resolution gamma-ray and particle spectrometers and accelerator facilities.  </w:t>
      </w:r>
    </w:p>
    <w:p w14:paraId="613B0BBB" w14:textId="77777777" w:rsidR="001C29E6" w:rsidRDefault="001C29E6" w:rsidP="00983500">
      <w:pPr>
        <w:rPr>
          <w:rFonts w:cs="Times New Roman"/>
        </w:rPr>
      </w:pPr>
    </w:p>
    <w:p w14:paraId="2C4E0AC8" w14:textId="0D3EE217" w:rsidR="00395791" w:rsidRDefault="00F27AB6" w:rsidP="006D6BE5">
      <w:pPr>
        <w:pStyle w:val="Heading2"/>
      </w:pPr>
      <w:bookmarkStart w:id="309" w:name="_Toc530928039"/>
      <w:r>
        <w:t>The Nuclear Data Interagency Working Group – A new path forward</w:t>
      </w:r>
      <w:bookmarkEnd w:id="309"/>
    </w:p>
    <w:p w14:paraId="30B43285" w14:textId="77777777" w:rsidR="00D200D0" w:rsidRDefault="009B5669" w:rsidP="00A85985">
      <w:pPr>
        <w:rPr>
          <w:rFonts w:cs="Times New Roman"/>
        </w:rPr>
      </w:pPr>
      <w:r>
        <w:rPr>
          <w:rFonts w:cs="Times New Roman"/>
        </w:rPr>
        <w:t xml:space="preserve">In recent years there has been a growing recognition of the need to develop a plan that addresses </w:t>
      </w:r>
      <w:r w:rsidR="00D200D0">
        <w:rPr>
          <w:rFonts w:cs="Times New Roman"/>
        </w:rPr>
        <w:t xml:space="preserve">nuclear data needs </w:t>
      </w:r>
      <w:r>
        <w:rPr>
          <w:rFonts w:cs="Times New Roman"/>
        </w:rPr>
        <w:t>from measurement through, compilation and evaluation in an organized, multi-agency fashion.  This process started in July 2014 with the first review of the US Nuclear Data Program, which is administered through the Nuclear Physics office in the US Department of Energy</w:t>
      </w:r>
      <w:r w:rsidR="00D200D0">
        <w:rPr>
          <w:rFonts w:cs="Times New Roman"/>
        </w:rPr>
        <w:t xml:space="preserve"> (DOE-NP),</w:t>
      </w:r>
      <w:r w:rsidR="00901CC6">
        <w:rPr>
          <w:rFonts w:cs="Times New Roman"/>
        </w:rPr>
        <w:t xml:space="preserve"> </w:t>
      </w:r>
      <w:r w:rsidR="00D200D0">
        <w:rPr>
          <w:rFonts w:cs="Times New Roman"/>
        </w:rPr>
        <w:t xml:space="preserve">in nearly two decades.  The review led to DOE-NP requesting that a Nuclear Data Needs and Capabilities for Applications Workshop (NDNCA) be organized to compile a listing of nuclear data needed for nuclear energy, national security and isotope production.  NDNCA was held in Berkeley in May 2015 [] and a whitepaper delineating these needs was released 5 months later.   </w:t>
      </w:r>
    </w:p>
    <w:p w14:paraId="706BC8E0" w14:textId="77777777" w:rsidR="00D200D0" w:rsidRDefault="00D200D0" w:rsidP="00A85985">
      <w:pPr>
        <w:rPr>
          <w:rFonts w:cs="Times New Roman"/>
        </w:rPr>
      </w:pPr>
    </w:p>
    <w:p w14:paraId="2E286B07" w14:textId="04EACC8D" w:rsidR="00D200D0" w:rsidRDefault="00D200D0" w:rsidP="00A85985">
      <w:pPr>
        <w:rPr>
          <w:rFonts w:cs="Times New Roman"/>
        </w:rPr>
      </w:pPr>
      <w:r>
        <w:rPr>
          <w:rFonts w:cs="Times New Roman"/>
        </w:rPr>
        <w:t>Following NDNCA, Dr. Catherine Romano</w:t>
      </w:r>
      <w:r w:rsidR="003B6BCB">
        <w:rPr>
          <w:rFonts w:cs="Times New Roman"/>
        </w:rPr>
        <w:t>,</w:t>
      </w:r>
      <w:r>
        <w:rPr>
          <w:rFonts w:cs="Times New Roman"/>
        </w:rPr>
        <w:t xml:space="preserve"> working with the DOE-NP and the NNSA office on counter-proliferation research and development (NA-22)</w:t>
      </w:r>
      <w:r w:rsidR="003B6BCB">
        <w:rPr>
          <w:rFonts w:cs="Times New Roman"/>
        </w:rPr>
        <w:t>,</w:t>
      </w:r>
      <w:r>
        <w:rPr>
          <w:rFonts w:cs="Times New Roman"/>
        </w:rPr>
        <w:t xml:space="preserve"> organized a grassroots “Nuclear Data Working Group”</w:t>
      </w:r>
      <w:r w:rsidR="003B6BCB">
        <w:rPr>
          <w:rFonts w:cs="Times New Roman"/>
        </w:rPr>
        <w:t xml:space="preserve"> (NDWG)</w:t>
      </w:r>
      <w:r>
        <w:rPr>
          <w:rFonts w:cs="Times New Roman"/>
        </w:rPr>
        <w:t xml:space="preserve"> comprised of subject matter experts selected by the program managers who support their activities to </w:t>
      </w:r>
      <w:r w:rsidR="003B6BCB">
        <w:rPr>
          <w:rFonts w:cs="Times New Roman"/>
        </w:rPr>
        <w:t xml:space="preserve">identify a “roadmap” to address the most important and </w:t>
      </w:r>
      <w:r w:rsidR="003B6BCB">
        <w:rPr>
          <w:rFonts w:cs="Times New Roman"/>
        </w:rPr>
        <w:lastRenderedPageBreak/>
        <w:t xml:space="preserve">crosscutting nuclear data needs including all steps in the nuclear data pipeline from measurement through compilation, evaluation and processing.  The NDWG presented their results to program managers from DOE-NP, DOE-Nuclear Energy, the Isotopes Program, the Defense Threat Reduction Agency, the Department of Homeland Security and the several offices within the National Nuclear Security Administration in April 2016.  </w:t>
      </w:r>
      <w:r w:rsidR="0093566D">
        <w:rPr>
          <w:rFonts w:cs="Times New Roman"/>
        </w:rPr>
        <w:t xml:space="preserve">The component of the roadmap concerning nuclear data needs for non-proliferation was further refined at a Nuclear Data Roadmapping Enhancement Workshop (NDREW) held in Washington DC in January 2018.  </w:t>
      </w:r>
    </w:p>
    <w:p w14:paraId="2CF1A210" w14:textId="77777777" w:rsidR="003B6BCB" w:rsidRDefault="003B6BCB" w:rsidP="00A85985">
      <w:pPr>
        <w:rPr>
          <w:rFonts w:cs="Times New Roman"/>
        </w:rPr>
      </w:pPr>
    </w:p>
    <w:p w14:paraId="69275FDB" w14:textId="34A6FAF4" w:rsidR="0093566D" w:rsidRDefault="003B6BCB" w:rsidP="00A85985">
      <w:pPr>
        <w:rPr>
          <w:rFonts w:cs="Times New Roman"/>
        </w:rPr>
      </w:pPr>
      <w:r>
        <w:rPr>
          <w:rFonts w:cs="Times New Roman"/>
        </w:rPr>
        <w:t>In response to the plan presented by the NDWG, the program managers formed their own Nuclear Data Inter-Agency Working Group (NDIAWG) to pursue a collaborative effort to address several of these high-profile nuclear data needs in a collaborative fashion.</w:t>
      </w:r>
      <w:r w:rsidR="0093566D">
        <w:rPr>
          <w:rFonts w:cs="Times New Roman"/>
        </w:rPr>
        <w:t xml:space="preserve">  </w:t>
      </w:r>
      <w:r>
        <w:rPr>
          <w:rFonts w:cs="Times New Roman"/>
        </w:rPr>
        <w:t xml:space="preserve"> </w:t>
      </w:r>
    </w:p>
    <w:p w14:paraId="462FD90F" w14:textId="77777777" w:rsidR="0093566D" w:rsidRDefault="0093566D" w:rsidP="00A85985">
      <w:pPr>
        <w:rPr>
          <w:rFonts w:cs="Times New Roman"/>
        </w:rPr>
      </w:pPr>
    </w:p>
    <w:p w14:paraId="4CE31083" w14:textId="26953C1D" w:rsidR="003B6BCB" w:rsidRDefault="003B6BCB" w:rsidP="00A85985">
      <w:pPr>
        <w:rPr>
          <w:rFonts w:cs="Times New Roman"/>
        </w:rPr>
      </w:pPr>
      <w:r>
        <w:rPr>
          <w:rFonts w:cs="Times New Roman"/>
        </w:rPr>
        <w:t xml:space="preserve">The NDIAWG issued two Funding Opportunity Announcements in 2017 and 2018 that led to a total of 11 </w:t>
      </w:r>
      <w:r w:rsidR="002D6AF2">
        <w:rPr>
          <w:rFonts w:cs="Times New Roman"/>
        </w:rPr>
        <w:t xml:space="preserve">covering topics from improving fission fragment yield and gamma-ray decay data to measuring specific high-priority cross sections </w:t>
      </w:r>
      <w:r w:rsidR="0056218D">
        <w:rPr>
          <w:rFonts w:cs="Times New Roman"/>
        </w:rPr>
        <w:t xml:space="preserve">for isotope production and neutron transport for nuclear reactors.   </w:t>
      </w:r>
    </w:p>
    <w:p w14:paraId="552EBD96" w14:textId="77777777" w:rsidR="00C3644A" w:rsidRDefault="00C3644A" w:rsidP="00A85985">
      <w:pPr>
        <w:rPr>
          <w:rFonts w:cs="Times New Roman"/>
        </w:rPr>
      </w:pPr>
    </w:p>
    <w:p w14:paraId="7D2C0C2A" w14:textId="7A13778F" w:rsidR="00C3644A" w:rsidRDefault="007E2A78" w:rsidP="00A85985">
      <w:pPr>
        <w:rPr>
          <w:rFonts w:cs="Times New Roman"/>
        </w:rPr>
      </w:pPr>
      <w:r>
        <w:rPr>
          <w:rFonts w:cs="Times New Roman"/>
        </w:rPr>
        <w:t>A</w:t>
      </w:r>
      <w:r w:rsidR="00C3644A">
        <w:rPr>
          <w:rFonts w:cs="Times New Roman"/>
        </w:rPr>
        <w:t xml:space="preserve"> key element</w:t>
      </w:r>
      <w:r>
        <w:rPr>
          <w:rFonts w:cs="Times New Roman"/>
        </w:rPr>
        <w:t xml:space="preserve"> </w:t>
      </w:r>
      <w:r w:rsidR="00C3644A">
        <w:rPr>
          <w:rFonts w:cs="Times New Roman"/>
        </w:rPr>
        <w:t>of the NDIAWG process is ensuring that the efforts to address these nuclear data needs follow the established roadmap by reviewing the progress made via recurring interagency workshops.  The first of these was the Nuclear Data Roadmapping Enhancement Workshop (NDREW) held in Washington DC in January 2018, which focused on nuclear data needs relevant to non-proliferation</w:t>
      </w:r>
      <w:r>
        <w:rPr>
          <w:rFonts w:cs="Times New Roman"/>
        </w:rPr>
        <w:t xml:space="preserve"> [Ndr18]</w:t>
      </w:r>
      <w:r w:rsidR="00C3644A">
        <w:rPr>
          <w:rFonts w:cs="Times New Roman"/>
        </w:rPr>
        <w:t xml:space="preserve">.  The second of these, a Workshop on Applied Nuclear Data Activities (WANDA) is planned for a year-later in Washington DC as well.  </w:t>
      </w:r>
    </w:p>
    <w:p w14:paraId="57DE9D76" w14:textId="77777777" w:rsidR="007E2A78" w:rsidRDefault="007E2A78" w:rsidP="00A85985">
      <w:pPr>
        <w:rPr>
          <w:rFonts w:cs="Times New Roman"/>
        </w:rPr>
      </w:pPr>
    </w:p>
    <w:p w14:paraId="124BA318" w14:textId="456E58C1" w:rsidR="007E2A78" w:rsidRPr="007E2A78" w:rsidRDefault="007E2A78" w:rsidP="00A85985">
      <w:pPr>
        <w:rPr>
          <w:rFonts w:cs="Times New Roman"/>
        </w:rPr>
      </w:pPr>
      <w:r>
        <w:rPr>
          <w:rFonts w:cs="Times New Roman"/>
        </w:rPr>
        <w:t xml:space="preserve">The NDIAWG process </w:t>
      </w:r>
      <w:r w:rsidR="0040333B">
        <w:rPr>
          <w:rFonts w:cs="Times New Roman"/>
        </w:rPr>
        <w:t xml:space="preserve">reflects a growing recognition that improved nuclear data </w:t>
      </w:r>
      <w:del w:id="310" w:author="Andrew" w:date="2018-12-02T16:52:00Z">
        <w:r w:rsidR="0040333B" w:rsidDel="00FA36D1">
          <w:rPr>
            <w:rFonts w:cs="Times New Roman"/>
          </w:rPr>
          <w:delText xml:space="preserve">is </w:delText>
        </w:r>
      </w:del>
      <w:ins w:id="311" w:author="Andrew" w:date="2018-12-02T16:52:00Z">
        <w:r w:rsidR="00FA36D1">
          <w:rPr>
            <w:rFonts w:cs="Times New Roman"/>
          </w:rPr>
          <w:t xml:space="preserve">are </w:t>
        </w:r>
      </w:ins>
      <w:r w:rsidR="0040333B">
        <w:rPr>
          <w:rFonts w:cs="Times New Roman"/>
        </w:rPr>
        <w:t>essential to a wide range of human endeavors that transcend the needs of any one societal need or governmental mission.  Its goal is the development</w:t>
      </w:r>
      <w:r>
        <w:rPr>
          <w:rFonts w:cs="Times New Roman"/>
        </w:rPr>
        <w:t xml:space="preserve"> of a new, multi-agency </w:t>
      </w:r>
      <w:r>
        <w:rPr>
          <w:rFonts w:cs="Times New Roman"/>
          <w:i/>
        </w:rPr>
        <w:t xml:space="preserve">national </w:t>
      </w:r>
      <w:r>
        <w:rPr>
          <w:rFonts w:cs="Times New Roman"/>
        </w:rPr>
        <w:t>plan to address nuclear data needs in a coherent</w:t>
      </w:r>
      <w:r w:rsidR="0040333B">
        <w:rPr>
          <w:rFonts w:cs="Times New Roman"/>
        </w:rPr>
        <w:t xml:space="preserve"> way.  This plan, which is being developed in partnership with international collaborators at the IAEA and the OECD-NEA represents a new paradigm for collaborative research.  </w:t>
      </w:r>
    </w:p>
    <w:p w14:paraId="5976A8D0" w14:textId="77777777" w:rsidR="007C067C" w:rsidRDefault="007C067C" w:rsidP="00A85985">
      <w:pPr>
        <w:rPr>
          <w:rFonts w:cs="Times New Roman"/>
        </w:rPr>
      </w:pPr>
    </w:p>
    <w:p w14:paraId="2AD7154C" w14:textId="563AB585" w:rsidR="001114E6" w:rsidRPr="00A85985" w:rsidRDefault="001114E6" w:rsidP="00A85985">
      <w:pPr>
        <w:rPr>
          <w:rFonts w:cs="Times New Roman"/>
        </w:rPr>
      </w:pPr>
    </w:p>
    <w:sectPr w:rsidR="001114E6" w:rsidRPr="00A85985" w:rsidSect="00BE05D4">
      <w:headerReference w:type="default" r:id="rId21"/>
      <w:footerReference w:type="default" r:id="rId22"/>
      <w:pgSz w:w="12240" w:h="15840"/>
      <w:pgMar w:top="2160" w:right="1440" w:bottom="216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Andrew" w:date="2018-12-02T16:01:00Z" w:initials="A">
    <w:p w14:paraId="6BE80C01" w14:textId="6175725E" w:rsidR="001E5C8B" w:rsidRDefault="001E5C8B">
      <w:pPr>
        <w:pStyle w:val="CommentText"/>
      </w:pPr>
      <w:r>
        <w:rPr>
          <w:rStyle w:val="CommentReference"/>
        </w:rPr>
        <w:annotationRef/>
      </w:r>
      <w:r>
        <w:t>Very long sentence – not quite a run-on, but maybe break into 2 sentences?</w:t>
      </w:r>
    </w:p>
  </w:comment>
  <w:comment w:id="42" w:author="Andrew" w:date="2018-12-02T16:42:00Z" w:initials="A">
    <w:p w14:paraId="37FBE68A" w14:textId="0D74B80B" w:rsidR="001E5C8B" w:rsidRDefault="001E5C8B">
      <w:pPr>
        <w:pStyle w:val="CommentText"/>
      </w:pPr>
      <w:r>
        <w:rPr>
          <w:rStyle w:val="CommentReference"/>
        </w:rPr>
        <w:annotationRef/>
      </w:r>
      <w:r>
        <w:t>I would also briefly mention that compilation also generates metadata for each dataset, listing basic experimental descriptions and methods, error analysis, any reference data used by the authors (for use in renormalization / amending the dataset), revision histories, and more.</w:t>
      </w:r>
    </w:p>
  </w:comment>
  <w:comment w:id="72" w:author="Andrew" w:date="2018-12-02T18:27:00Z" w:initials="A">
    <w:p w14:paraId="1636E397" w14:textId="424EB92C" w:rsidR="001E5C8B" w:rsidRDefault="001E5C8B">
      <w:pPr>
        <w:pStyle w:val="CommentText"/>
      </w:pPr>
      <w:r>
        <w:rPr>
          <w:rStyle w:val="CommentReference"/>
        </w:rPr>
        <w:annotationRef/>
      </w:r>
      <w:r>
        <w:t>WPEC is never defined!</w:t>
      </w:r>
    </w:p>
  </w:comment>
  <w:comment w:id="80" w:author="Andrew" w:date="2018-12-02T16:15:00Z" w:initials="A">
    <w:p w14:paraId="42920C4F" w14:textId="7E24A750" w:rsidR="001E5C8B" w:rsidRDefault="001E5C8B">
      <w:pPr>
        <w:pStyle w:val="CommentText"/>
      </w:pPr>
      <w:r>
        <w:rPr>
          <w:rStyle w:val="CommentReference"/>
        </w:rPr>
        <w:annotationRef/>
      </w:r>
      <w:r>
        <w:t xml:space="preserve">Which reference should this be?  “[WPEC] </w:t>
      </w:r>
      <w:r w:rsidRPr="009746A8">
        <w:t>Working Party on International Nuclear Data Evaluation, </w:t>
      </w:r>
      <w:hyperlink r:id="rId1" w:history="1">
        <w:r w:rsidRPr="00B33069">
          <w:rPr>
            <w:rStyle w:val="Hyperlink"/>
          </w:rPr>
          <w:t>www.oecd-nea.org/science/wpec</w:t>
        </w:r>
      </w:hyperlink>
      <w:r>
        <w:t>”, I assume?</w:t>
      </w:r>
    </w:p>
  </w:comment>
  <w:comment w:id="105" w:author="Andrew" w:date="2018-12-02T18:49:00Z" w:initials="A">
    <w:p w14:paraId="6B17DC5A" w14:textId="5164A363" w:rsidR="001E5C8B" w:rsidRDefault="001E5C8B">
      <w:pPr>
        <w:pStyle w:val="CommentText"/>
      </w:pPr>
      <w:r>
        <w:rPr>
          <w:rStyle w:val="CommentReference"/>
        </w:rPr>
        <w:annotationRef/>
      </w:r>
      <w:r>
        <w:t>Unclear what is intended to be said here.  Improved stopping power?  Please clarify</w:t>
      </w:r>
    </w:p>
  </w:comment>
  <w:comment w:id="126" w:author="Andrew" w:date="2018-12-08T15:43:00Z" w:initials="A">
    <w:p w14:paraId="19DD3F3D" w14:textId="4CF12716" w:rsidR="001E5C8B" w:rsidRDefault="001E5C8B">
      <w:pPr>
        <w:pStyle w:val="CommentText"/>
      </w:pPr>
      <w:r>
        <w:rPr>
          <w:rStyle w:val="CommentReference"/>
        </w:rPr>
        <w:annotationRef/>
      </w:r>
      <w:r>
        <w:t>I get what you’re going for here, but “unstable radionuclides” seems redundant.</w:t>
      </w:r>
    </w:p>
  </w:comment>
  <w:comment w:id="180" w:author="Andrew" w:date="2018-12-08T16:41:00Z" w:initials="A">
    <w:p w14:paraId="4D2E3BDE" w14:textId="614F743B" w:rsidR="001E5C8B" w:rsidRDefault="001E5C8B">
      <w:pPr>
        <w:pStyle w:val="CommentText"/>
      </w:pPr>
      <w:r>
        <w:rPr>
          <w:rStyle w:val="CommentReference"/>
        </w:rPr>
        <w:annotationRef/>
      </w:r>
      <w:r>
        <w:t>There are a VERY few with clinical approval so far – 177Lu being basically the only one actively used at all.</w:t>
      </w:r>
    </w:p>
  </w:comment>
  <w:comment w:id="191" w:author="Andrew" w:date="2018-12-08T16:33:00Z" w:initials="A">
    <w:p w14:paraId="5CDE3B20" w14:textId="37BE7658" w:rsidR="001E5C8B" w:rsidRDefault="001E5C8B" w:rsidP="00953B14">
      <w:pPr>
        <w:pStyle w:val="CommentText"/>
      </w:pPr>
      <w:r>
        <w:rPr>
          <w:rStyle w:val="CommentReference"/>
        </w:rPr>
        <w:annotationRef/>
      </w:r>
      <w:r>
        <w:t>Interesting note – the demand for 177</w:t>
      </w:r>
      <w:proofErr w:type="gramStart"/>
      <w:r>
        <w:t>Lu  is</w:t>
      </w:r>
      <w:proofErr w:type="gramEnd"/>
      <w:r>
        <w:t xml:space="preserve"> so high right now, the Swiss pharmaceutical giant Novartis recently (Oct 2018) bought out </w:t>
      </w:r>
      <w:proofErr w:type="spellStart"/>
      <w:r>
        <w:t>Endocyte</w:t>
      </w:r>
      <w:proofErr w:type="spellEnd"/>
      <w:r>
        <w:t>, who had sole patent rights to 177Lu-PSMA, for $2.1 BILLION, purely to get the monopoly, since they already own 68Ga-PSMA and 68Ga-DOTATATE.  If we want to make a big impact on the field, providing large-scale production of 177Lu and 68Ga is where it’s at. 225Ac will be too, but unlike Lu/Ga, it hasn’t gotten through clinical trials yet.</w:t>
      </w:r>
    </w:p>
    <w:p w14:paraId="296E28C1" w14:textId="021E3B86" w:rsidR="001E5C8B" w:rsidRDefault="001E5C8B">
      <w:pPr>
        <w:pStyle w:val="CommentText"/>
      </w:pPr>
    </w:p>
  </w:comment>
  <w:comment w:id="194" w:author="Andrew" w:date="2018-12-08T16:55:00Z" w:initials="A">
    <w:p w14:paraId="170D53E1" w14:textId="7459F8CC" w:rsidR="001E5C8B" w:rsidRDefault="001E5C8B">
      <w:pPr>
        <w:pStyle w:val="CommentText"/>
      </w:pPr>
      <w:r>
        <w:rPr>
          <w:rStyle w:val="CommentReference"/>
        </w:rPr>
        <w:annotationRef/>
      </w:r>
      <w:r>
        <w:t xml:space="preserve">Not necessarily true. They are certainly more effective in this way, but as long as they get into the cellular nucleus, that’s about all it takes. The trouble with DNA incorporation is that it is a VERY slow process (order of 1-2 weeks) for nearly anything other than </w:t>
      </w:r>
      <w:proofErr w:type="spellStart"/>
      <w:r>
        <w:t>radiohalogens</w:t>
      </w:r>
      <w:proofErr w:type="spellEnd"/>
      <w:r>
        <w:t>, and most Auger therapy radionuclides are too short-lived for this.</w:t>
      </w:r>
    </w:p>
  </w:comment>
  <w:comment w:id="215" w:author="Andrew" w:date="2018-12-08T18:19:00Z" w:initials="A">
    <w:p w14:paraId="74695CAD" w14:textId="051F9B4F" w:rsidR="001E5C8B" w:rsidRDefault="001E5C8B">
      <w:pPr>
        <w:pStyle w:val="CommentText"/>
      </w:pPr>
      <w:r>
        <w:rPr>
          <w:rStyle w:val="CommentReference"/>
        </w:rPr>
        <w:annotationRef/>
      </w:r>
      <w:r>
        <w:t>Since you use chemically-similar later in this sentence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E80C01" w15:done="0"/>
  <w15:commentEx w15:paraId="37FBE68A" w15:done="0"/>
  <w15:commentEx w15:paraId="1636E397" w15:done="0"/>
  <w15:commentEx w15:paraId="42920C4F" w15:done="0"/>
  <w15:commentEx w15:paraId="6B17DC5A" w15:done="0"/>
  <w15:commentEx w15:paraId="19DD3F3D" w15:done="0"/>
  <w15:commentEx w15:paraId="4D2E3BDE" w15:done="0"/>
  <w15:commentEx w15:paraId="296E28C1" w15:done="0"/>
  <w15:commentEx w15:paraId="170D53E1" w15:done="0"/>
  <w15:commentEx w15:paraId="74695C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E80C01" w16cid:durableId="1FAE805A"/>
  <w16cid:commentId w16cid:paraId="37FBE68A" w16cid:durableId="1FAE8A12"/>
  <w16cid:commentId w16cid:paraId="1636E397" w16cid:durableId="1FAEA29C"/>
  <w16cid:commentId w16cid:paraId="42920C4F" w16cid:durableId="1FAE83BD"/>
  <w16cid:commentId w16cid:paraId="6B17DC5A" w16cid:durableId="1FAEA7C7"/>
  <w16cid:commentId w16cid:paraId="19DD3F3D" w16cid:durableId="1FB6650A"/>
  <w16cid:commentId w16cid:paraId="4D2E3BDE" w16cid:durableId="1FB672C2"/>
  <w16cid:commentId w16cid:paraId="296E28C1" w16cid:durableId="1FB670CC"/>
  <w16cid:commentId w16cid:paraId="170D53E1" w16cid:durableId="1FB67604"/>
  <w16cid:commentId w16cid:paraId="74695CAD" w16cid:durableId="1FB689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6520E8" w14:textId="77777777" w:rsidR="000738E3" w:rsidRDefault="000738E3" w:rsidP="00AA7957">
      <w:r>
        <w:separator/>
      </w:r>
    </w:p>
  </w:endnote>
  <w:endnote w:type="continuationSeparator" w:id="0">
    <w:p w14:paraId="582B0229" w14:textId="77777777" w:rsidR="000738E3" w:rsidRDefault="000738E3" w:rsidP="00AA7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6F736" w14:textId="0404B175" w:rsidR="001E5C8B" w:rsidRDefault="001E5C8B">
    <w:pPr>
      <w:pStyle w:val="Footer"/>
    </w:pPr>
    <w:r>
      <w:rPr>
        <w:rFonts w:cs="Times New Roman"/>
      </w:rPr>
      <w:tab/>
      <w:t xml:space="preserve">- </w:t>
    </w:r>
    <w:r>
      <w:rPr>
        <w:rFonts w:cs="Times New Roman"/>
      </w:rPr>
      <w:fldChar w:fldCharType="begin"/>
    </w:r>
    <w:r>
      <w:rPr>
        <w:rFonts w:cs="Times New Roman"/>
      </w:rPr>
      <w:instrText xml:space="preserve"> PAGE </w:instrText>
    </w:r>
    <w:r>
      <w:rPr>
        <w:rFonts w:cs="Times New Roman"/>
      </w:rPr>
      <w:fldChar w:fldCharType="separate"/>
    </w:r>
    <w:r>
      <w:rPr>
        <w:rFonts w:cs="Times New Roman"/>
        <w:noProof/>
      </w:rPr>
      <w:t>12</w:t>
    </w:r>
    <w:r>
      <w:rPr>
        <w:rFonts w:cs="Times New Roman"/>
      </w:rPr>
      <w:fldChar w:fldCharType="end"/>
    </w:r>
    <w:r>
      <w:rPr>
        <w:rFonts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208B4F" w14:textId="77777777" w:rsidR="000738E3" w:rsidRDefault="000738E3" w:rsidP="00AA7957">
      <w:r>
        <w:separator/>
      </w:r>
    </w:p>
  </w:footnote>
  <w:footnote w:type="continuationSeparator" w:id="0">
    <w:p w14:paraId="456360F9" w14:textId="77777777" w:rsidR="000738E3" w:rsidRDefault="000738E3" w:rsidP="00AA79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F51AF" w14:textId="034E5C47" w:rsidR="001E5C8B" w:rsidRDefault="001E5C8B" w:rsidP="00AA7957">
    <w:pPr>
      <w:pStyle w:val="Header"/>
    </w:pPr>
    <w:r>
      <w:rPr>
        <w:rFonts w:cs="Times New Roman"/>
      </w:rPr>
      <w:tab/>
      <w:t xml:space="preserve">- </w:t>
    </w:r>
    <w:r>
      <w:rPr>
        <w:rFonts w:cs="Times New Roman"/>
      </w:rPr>
      <w:fldChar w:fldCharType="begin"/>
    </w:r>
    <w:r>
      <w:rPr>
        <w:rFonts w:cs="Times New Roman"/>
      </w:rPr>
      <w:instrText xml:space="preserve"> PAGE </w:instrText>
    </w:r>
    <w:r>
      <w:rPr>
        <w:rFonts w:cs="Times New Roman"/>
      </w:rPr>
      <w:fldChar w:fldCharType="separate"/>
    </w:r>
    <w:r>
      <w:rPr>
        <w:rFonts w:cs="Times New Roman"/>
        <w:noProof/>
      </w:rPr>
      <w:t>12</w:t>
    </w:r>
    <w:r>
      <w:rPr>
        <w:rFonts w:cs="Times New Roman"/>
      </w:rPr>
      <w:fldChar w:fldCharType="end"/>
    </w:r>
    <w:r>
      <w:rPr>
        <w:rFonts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7423"/>
    <w:multiLevelType w:val="multilevel"/>
    <w:tmpl w:val="B5EA42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12D6766"/>
    <w:multiLevelType w:val="hybridMultilevel"/>
    <w:tmpl w:val="2B305C5C"/>
    <w:lvl w:ilvl="0" w:tplc="DFA8D062">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D21DC7"/>
    <w:multiLevelType w:val="multilevel"/>
    <w:tmpl w:val="9ECA1BCE"/>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w">
    <w15:presenceInfo w15:providerId="None" w15:userId="Andre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985"/>
    <w:rsid w:val="000045C9"/>
    <w:rsid w:val="000119CA"/>
    <w:rsid w:val="00026756"/>
    <w:rsid w:val="000612AD"/>
    <w:rsid w:val="000643BD"/>
    <w:rsid w:val="00064530"/>
    <w:rsid w:val="000701AC"/>
    <w:rsid w:val="00070AA9"/>
    <w:rsid w:val="000738E3"/>
    <w:rsid w:val="00075DFF"/>
    <w:rsid w:val="000811DC"/>
    <w:rsid w:val="00095761"/>
    <w:rsid w:val="000A0B06"/>
    <w:rsid w:val="000A5043"/>
    <w:rsid w:val="000B0DAD"/>
    <w:rsid w:val="000B20FD"/>
    <w:rsid w:val="000D0B22"/>
    <w:rsid w:val="000D0F51"/>
    <w:rsid w:val="000D22EB"/>
    <w:rsid w:val="000E286C"/>
    <w:rsid w:val="00110187"/>
    <w:rsid w:val="001114E6"/>
    <w:rsid w:val="00134B15"/>
    <w:rsid w:val="00152EBB"/>
    <w:rsid w:val="00156FE8"/>
    <w:rsid w:val="001828D6"/>
    <w:rsid w:val="001A5B4B"/>
    <w:rsid w:val="001B00F0"/>
    <w:rsid w:val="001C038B"/>
    <w:rsid w:val="001C29E6"/>
    <w:rsid w:val="001C5838"/>
    <w:rsid w:val="001C7090"/>
    <w:rsid w:val="001E5C8B"/>
    <w:rsid w:val="001E740C"/>
    <w:rsid w:val="001F024B"/>
    <w:rsid w:val="00212BA0"/>
    <w:rsid w:val="00221597"/>
    <w:rsid w:val="002247A1"/>
    <w:rsid w:val="00226860"/>
    <w:rsid w:val="0024278D"/>
    <w:rsid w:val="00253E5B"/>
    <w:rsid w:val="00254DC2"/>
    <w:rsid w:val="00255446"/>
    <w:rsid w:val="002671E2"/>
    <w:rsid w:val="0027066B"/>
    <w:rsid w:val="002811BF"/>
    <w:rsid w:val="002B1D04"/>
    <w:rsid w:val="002D6AF2"/>
    <w:rsid w:val="002E72E2"/>
    <w:rsid w:val="003037D1"/>
    <w:rsid w:val="003041C4"/>
    <w:rsid w:val="003046FC"/>
    <w:rsid w:val="00304F8B"/>
    <w:rsid w:val="003074DF"/>
    <w:rsid w:val="00312FC2"/>
    <w:rsid w:val="003134EB"/>
    <w:rsid w:val="003301E9"/>
    <w:rsid w:val="0033261D"/>
    <w:rsid w:val="00335514"/>
    <w:rsid w:val="003368B5"/>
    <w:rsid w:val="0033760C"/>
    <w:rsid w:val="00337A7F"/>
    <w:rsid w:val="00341AFB"/>
    <w:rsid w:val="00361D73"/>
    <w:rsid w:val="003725AD"/>
    <w:rsid w:val="00372631"/>
    <w:rsid w:val="003809B0"/>
    <w:rsid w:val="00381B8E"/>
    <w:rsid w:val="00395791"/>
    <w:rsid w:val="003A4511"/>
    <w:rsid w:val="003B6BCB"/>
    <w:rsid w:val="003C41BC"/>
    <w:rsid w:val="003F3F49"/>
    <w:rsid w:val="003F60C1"/>
    <w:rsid w:val="0040333B"/>
    <w:rsid w:val="00414270"/>
    <w:rsid w:val="0042615F"/>
    <w:rsid w:val="00427454"/>
    <w:rsid w:val="00427DAE"/>
    <w:rsid w:val="0046530E"/>
    <w:rsid w:val="00477105"/>
    <w:rsid w:val="0049431D"/>
    <w:rsid w:val="004B0425"/>
    <w:rsid w:val="004B569A"/>
    <w:rsid w:val="004C2C01"/>
    <w:rsid w:val="004C6B4D"/>
    <w:rsid w:val="004E14CC"/>
    <w:rsid w:val="004E3E09"/>
    <w:rsid w:val="004F06A2"/>
    <w:rsid w:val="004F2C06"/>
    <w:rsid w:val="004F5533"/>
    <w:rsid w:val="00501084"/>
    <w:rsid w:val="005070B7"/>
    <w:rsid w:val="00514C67"/>
    <w:rsid w:val="00531DD4"/>
    <w:rsid w:val="00534D08"/>
    <w:rsid w:val="00534E5E"/>
    <w:rsid w:val="00540970"/>
    <w:rsid w:val="00550D7F"/>
    <w:rsid w:val="00551149"/>
    <w:rsid w:val="0056218D"/>
    <w:rsid w:val="00564A19"/>
    <w:rsid w:val="00575BED"/>
    <w:rsid w:val="00592084"/>
    <w:rsid w:val="00594282"/>
    <w:rsid w:val="005A0794"/>
    <w:rsid w:val="005B768C"/>
    <w:rsid w:val="005C18C9"/>
    <w:rsid w:val="005D4E19"/>
    <w:rsid w:val="005E60C5"/>
    <w:rsid w:val="005F46FE"/>
    <w:rsid w:val="00601374"/>
    <w:rsid w:val="00603612"/>
    <w:rsid w:val="00605DC7"/>
    <w:rsid w:val="00613293"/>
    <w:rsid w:val="006217A8"/>
    <w:rsid w:val="00647C82"/>
    <w:rsid w:val="00670568"/>
    <w:rsid w:val="006744E1"/>
    <w:rsid w:val="006760E2"/>
    <w:rsid w:val="00684E1D"/>
    <w:rsid w:val="0069309C"/>
    <w:rsid w:val="0069497A"/>
    <w:rsid w:val="006A6CB0"/>
    <w:rsid w:val="006D0CF5"/>
    <w:rsid w:val="006D6BE5"/>
    <w:rsid w:val="006F3371"/>
    <w:rsid w:val="006F7376"/>
    <w:rsid w:val="007135CB"/>
    <w:rsid w:val="00714F8F"/>
    <w:rsid w:val="00742FF9"/>
    <w:rsid w:val="00746762"/>
    <w:rsid w:val="00751D9E"/>
    <w:rsid w:val="0075365D"/>
    <w:rsid w:val="00780725"/>
    <w:rsid w:val="0078616E"/>
    <w:rsid w:val="00792BFF"/>
    <w:rsid w:val="007A40DC"/>
    <w:rsid w:val="007B026C"/>
    <w:rsid w:val="007B30D2"/>
    <w:rsid w:val="007C067C"/>
    <w:rsid w:val="007E2A78"/>
    <w:rsid w:val="007F0F9F"/>
    <w:rsid w:val="007F33F2"/>
    <w:rsid w:val="007F4A14"/>
    <w:rsid w:val="008324C3"/>
    <w:rsid w:val="00833FCF"/>
    <w:rsid w:val="008542AA"/>
    <w:rsid w:val="00871C2E"/>
    <w:rsid w:val="008851DF"/>
    <w:rsid w:val="008A11E3"/>
    <w:rsid w:val="008A4A7A"/>
    <w:rsid w:val="008B3427"/>
    <w:rsid w:val="008C1478"/>
    <w:rsid w:val="008E7893"/>
    <w:rsid w:val="008F4CDB"/>
    <w:rsid w:val="00901CC6"/>
    <w:rsid w:val="00903B9E"/>
    <w:rsid w:val="0093566D"/>
    <w:rsid w:val="00947EFC"/>
    <w:rsid w:val="00950720"/>
    <w:rsid w:val="00952431"/>
    <w:rsid w:val="00953B14"/>
    <w:rsid w:val="009657A7"/>
    <w:rsid w:val="00966A39"/>
    <w:rsid w:val="00973F58"/>
    <w:rsid w:val="009746A8"/>
    <w:rsid w:val="00983500"/>
    <w:rsid w:val="00991794"/>
    <w:rsid w:val="009A67F4"/>
    <w:rsid w:val="009B53F0"/>
    <w:rsid w:val="009B5669"/>
    <w:rsid w:val="009D545E"/>
    <w:rsid w:val="009D687C"/>
    <w:rsid w:val="00A01803"/>
    <w:rsid w:val="00A04F84"/>
    <w:rsid w:val="00A159FB"/>
    <w:rsid w:val="00A42556"/>
    <w:rsid w:val="00A64756"/>
    <w:rsid w:val="00A6586E"/>
    <w:rsid w:val="00A70FD6"/>
    <w:rsid w:val="00A73D45"/>
    <w:rsid w:val="00A85985"/>
    <w:rsid w:val="00A90DEC"/>
    <w:rsid w:val="00A95C79"/>
    <w:rsid w:val="00AA10CD"/>
    <w:rsid w:val="00AA52AE"/>
    <w:rsid w:val="00AA7957"/>
    <w:rsid w:val="00AB299E"/>
    <w:rsid w:val="00AC582F"/>
    <w:rsid w:val="00AC7155"/>
    <w:rsid w:val="00B44CDF"/>
    <w:rsid w:val="00B47F52"/>
    <w:rsid w:val="00B73C8C"/>
    <w:rsid w:val="00B7445B"/>
    <w:rsid w:val="00B8779B"/>
    <w:rsid w:val="00BA4124"/>
    <w:rsid w:val="00BB40B3"/>
    <w:rsid w:val="00BB7C8D"/>
    <w:rsid w:val="00BD31B1"/>
    <w:rsid w:val="00BE05D4"/>
    <w:rsid w:val="00C03F85"/>
    <w:rsid w:val="00C07CE3"/>
    <w:rsid w:val="00C3644A"/>
    <w:rsid w:val="00C40A01"/>
    <w:rsid w:val="00C57EFB"/>
    <w:rsid w:val="00C62685"/>
    <w:rsid w:val="00C73400"/>
    <w:rsid w:val="00C82A3A"/>
    <w:rsid w:val="00CC1523"/>
    <w:rsid w:val="00CD01B0"/>
    <w:rsid w:val="00CD2DF6"/>
    <w:rsid w:val="00CE7E50"/>
    <w:rsid w:val="00D00738"/>
    <w:rsid w:val="00D0231D"/>
    <w:rsid w:val="00D054CE"/>
    <w:rsid w:val="00D12566"/>
    <w:rsid w:val="00D16D1E"/>
    <w:rsid w:val="00D200D0"/>
    <w:rsid w:val="00D27FF6"/>
    <w:rsid w:val="00D32C9D"/>
    <w:rsid w:val="00D66058"/>
    <w:rsid w:val="00D8344D"/>
    <w:rsid w:val="00D851EE"/>
    <w:rsid w:val="00D95E3F"/>
    <w:rsid w:val="00DA3775"/>
    <w:rsid w:val="00DB4AA9"/>
    <w:rsid w:val="00DD2985"/>
    <w:rsid w:val="00DE1459"/>
    <w:rsid w:val="00DE3D45"/>
    <w:rsid w:val="00E044B6"/>
    <w:rsid w:val="00E1045F"/>
    <w:rsid w:val="00E12110"/>
    <w:rsid w:val="00E27F66"/>
    <w:rsid w:val="00E34995"/>
    <w:rsid w:val="00E804E8"/>
    <w:rsid w:val="00E906DE"/>
    <w:rsid w:val="00EB6E60"/>
    <w:rsid w:val="00EC17D4"/>
    <w:rsid w:val="00EC38F7"/>
    <w:rsid w:val="00EC4372"/>
    <w:rsid w:val="00ED4614"/>
    <w:rsid w:val="00EE48A1"/>
    <w:rsid w:val="00EF15D7"/>
    <w:rsid w:val="00F00391"/>
    <w:rsid w:val="00F0732B"/>
    <w:rsid w:val="00F12CDB"/>
    <w:rsid w:val="00F15D5D"/>
    <w:rsid w:val="00F1622E"/>
    <w:rsid w:val="00F2148D"/>
    <w:rsid w:val="00F27AB6"/>
    <w:rsid w:val="00F3729E"/>
    <w:rsid w:val="00F56FBC"/>
    <w:rsid w:val="00F61396"/>
    <w:rsid w:val="00F95194"/>
    <w:rsid w:val="00FA36D1"/>
    <w:rsid w:val="00FB7ECA"/>
    <w:rsid w:val="00FD21F9"/>
    <w:rsid w:val="00FD27F6"/>
    <w:rsid w:val="00FD79F7"/>
    <w:rsid w:val="00FD7FA8"/>
    <w:rsid w:val="00FF0DB1"/>
    <w:rsid w:val="00FF7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685A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56FE8"/>
    <w:rPr>
      <w:rFonts w:ascii="Times New Roman" w:hAnsi="Times New Roman"/>
    </w:rPr>
  </w:style>
  <w:style w:type="paragraph" w:styleId="Heading1">
    <w:name w:val="heading 1"/>
    <w:basedOn w:val="Normal"/>
    <w:next w:val="Normal"/>
    <w:link w:val="Heading1Char"/>
    <w:uiPriority w:val="9"/>
    <w:qFormat/>
    <w:rsid w:val="007C067C"/>
    <w:pPr>
      <w:keepNext/>
      <w:keepLines/>
      <w:numPr>
        <w:numId w:val="3"/>
      </w:numPr>
      <w:spacing w:before="240"/>
      <w:outlineLvl w:val="0"/>
    </w:pPr>
    <w:rPr>
      <w:rFonts w:eastAsiaTheme="majorEastAsia" w:cs="Times New Roman"/>
      <w:b/>
      <w:color w:val="000000" w:themeColor="text1"/>
      <w:sz w:val="32"/>
      <w:szCs w:val="32"/>
    </w:rPr>
  </w:style>
  <w:style w:type="paragraph" w:styleId="Heading2">
    <w:name w:val="heading 2"/>
    <w:basedOn w:val="Normal"/>
    <w:next w:val="Normal"/>
    <w:link w:val="Heading2Char"/>
    <w:uiPriority w:val="9"/>
    <w:unhideWhenUsed/>
    <w:qFormat/>
    <w:rsid w:val="007C067C"/>
    <w:pPr>
      <w:keepNext/>
      <w:keepLines/>
      <w:numPr>
        <w:ilvl w:val="1"/>
        <w:numId w:val="3"/>
      </w:numPr>
      <w:spacing w:before="40"/>
      <w:ind w:left="180"/>
      <w:outlineLvl w:val="1"/>
    </w:pPr>
    <w:rPr>
      <w:rFonts w:eastAsiaTheme="majorEastAsia" w:cs="Times New Roman"/>
      <w:color w:val="000000" w:themeColor="text1"/>
      <w:sz w:val="28"/>
      <w:szCs w:val="26"/>
      <w:u w:val="single"/>
    </w:rPr>
  </w:style>
  <w:style w:type="paragraph" w:styleId="Heading3">
    <w:name w:val="heading 3"/>
    <w:basedOn w:val="Normal"/>
    <w:next w:val="Normal"/>
    <w:link w:val="Heading3Char"/>
    <w:uiPriority w:val="9"/>
    <w:unhideWhenUsed/>
    <w:qFormat/>
    <w:rsid w:val="00FD7FA8"/>
    <w:pPr>
      <w:keepNext/>
      <w:keepLines/>
      <w:numPr>
        <w:ilvl w:val="2"/>
        <w:numId w:val="3"/>
      </w:numPr>
      <w:spacing w:before="40"/>
      <w:outlineLvl w:val="2"/>
    </w:pPr>
    <w:rPr>
      <w:rFonts w:eastAsiaTheme="majorEastAsia" w:cs="Times New Roman"/>
      <w:color w:val="000000" w:themeColor="text1"/>
      <w:sz w:val="26"/>
      <w:szCs w:val="26"/>
    </w:rPr>
  </w:style>
  <w:style w:type="paragraph" w:styleId="Heading4">
    <w:name w:val="heading 4"/>
    <w:basedOn w:val="Normal"/>
    <w:next w:val="Normal"/>
    <w:link w:val="Heading4Char"/>
    <w:uiPriority w:val="9"/>
    <w:semiHidden/>
    <w:unhideWhenUsed/>
    <w:qFormat/>
    <w:rsid w:val="007C067C"/>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C067C"/>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C067C"/>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C067C"/>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C067C"/>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C067C"/>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067C"/>
    <w:rPr>
      <w:rFonts w:ascii="Times New Roman" w:eastAsiaTheme="majorEastAsia"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7C067C"/>
    <w:rPr>
      <w:rFonts w:ascii="Times New Roman" w:eastAsiaTheme="majorEastAsia" w:hAnsi="Times New Roman" w:cs="Times New Roman"/>
      <w:color w:val="000000" w:themeColor="text1"/>
      <w:sz w:val="28"/>
      <w:szCs w:val="26"/>
      <w:u w:val="single"/>
    </w:rPr>
  </w:style>
  <w:style w:type="paragraph" w:customStyle="1" w:styleId="Normal1">
    <w:name w:val="Normal1"/>
    <w:rsid w:val="00FF0DB1"/>
    <w:pPr>
      <w:spacing w:after="200"/>
    </w:pPr>
    <w:rPr>
      <w:rFonts w:ascii="Helvetica Neue" w:eastAsia="Helvetica Neue" w:hAnsi="Helvetica Neue" w:cs="Helvetica Neue"/>
      <w:color w:val="000000"/>
      <w:sz w:val="20"/>
      <w:szCs w:val="20"/>
    </w:rPr>
  </w:style>
  <w:style w:type="paragraph" w:styleId="TOC1">
    <w:name w:val="toc 1"/>
    <w:basedOn w:val="Normal"/>
    <w:next w:val="Normal"/>
    <w:autoRedefine/>
    <w:uiPriority w:val="39"/>
    <w:unhideWhenUsed/>
    <w:rsid w:val="00AA7957"/>
    <w:pPr>
      <w:spacing w:before="120"/>
    </w:pPr>
    <w:rPr>
      <w:rFonts w:asciiTheme="minorHAnsi" w:hAnsiTheme="minorHAnsi"/>
      <w:b/>
      <w:bCs/>
    </w:rPr>
  </w:style>
  <w:style w:type="paragraph" w:styleId="TOC2">
    <w:name w:val="toc 2"/>
    <w:basedOn w:val="Normal"/>
    <w:next w:val="Normal"/>
    <w:autoRedefine/>
    <w:uiPriority w:val="39"/>
    <w:unhideWhenUsed/>
    <w:rsid w:val="00BB40B3"/>
    <w:pPr>
      <w:ind w:left="240"/>
    </w:pPr>
    <w:rPr>
      <w:rFonts w:asciiTheme="minorHAnsi" w:hAnsiTheme="minorHAnsi"/>
      <w:b/>
      <w:bCs/>
      <w:sz w:val="22"/>
      <w:szCs w:val="22"/>
    </w:rPr>
  </w:style>
  <w:style w:type="paragraph" w:styleId="TOC3">
    <w:name w:val="toc 3"/>
    <w:basedOn w:val="Normal"/>
    <w:next w:val="Normal"/>
    <w:autoRedefine/>
    <w:uiPriority w:val="39"/>
    <w:unhideWhenUsed/>
    <w:rsid w:val="00BB40B3"/>
    <w:pPr>
      <w:ind w:left="480"/>
    </w:pPr>
    <w:rPr>
      <w:rFonts w:asciiTheme="minorHAnsi" w:hAnsiTheme="minorHAnsi"/>
      <w:sz w:val="22"/>
      <w:szCs w:val="22"/>
    </w:rPr>
  </w:style>
  <w:style w:type="paragraph" w:styleId="TOC4">
    <w:name w:val="toc 4"/>
    <w:basedOn w:val="Normal"/>
    <w:next w:val="Normal"/>
    <w:autoRedefine/>
    <w:uiPriority w:val="39"/>
    <w:unhideWhenUsed/>
    <w:rsid w:val="00BB40B3"/>
    <w:pPr>
      <w:ind w:left="720"/>
    </w:pPr>
    <w:rPr>
      <w:rFonts w:asciiTheme="minorHAnsi" w:hAnsiTheme="minorHAnsi"/>
      <w:sz w:val="20"/>
      <w:szCs w:val="20"/>
    </w:rPr>
  </w:style>
  <w:style w:type="paragraph" w:styleId="TOC5">
    <w:name w:val="toc 5"/>
    <w:basedOn w:val="Normal"/>
    <w:next w:val="Normal"/>
    <w:autoRedefine/>
    <w:uiPriority w:val="39"/>
    <w:unhideWhenUsed/>
    <w:rsid w:val="00BB40B3"/>
    <w:pPr>
      <w:ind w:left="960"/>
    </w:pPr>
    <w:rPr>
      <w:rFonts w:asciiTheme="minorHAnsi" w:hAnsiTheme="minorHAnsi"/>
      <w:sz w:val="20"/>
      <w:szCs w:val="20"/>
    </w:rPr>
  </w:style>
  <w:style w:type="paragraph" w:styleId="TOC6">
    <w:name w:val="toc 6"/>
    <w:basedOn w:val="Normal"/>
    <w:next w:val="Normal"/>
    <w:autoRedefine/>
    <w:uiPriority w:val="39"/>
    <w:unhideWhenUsed/>
    <w:rsid w:val="00BB40B3"/>
    <w:pPr>
      <w:ind w:left="1200"/>
    </w:pPr>
    <w:rPr>
      <w:rFonts w:asciiTheme="minorHAnsi" w:hAnsiTheme="minorHAnsi"/>
      <w:sz w:val="20"/>
      <w:szCs w:val="20"/>
    </w:rPr>
  </w:style>
  <w:style w:type="paragraph" w:styleId="TOC7">
    <w:name w:val="toc 7"/>
    <w:basedOn w:val="Normal"/>
    <w:next w:val="Normal"/>
    <w:autoRedefine/>
    <w:uiPriority w:val="39"/>
    <w:unhideWhenUsed/>
    <w:rsid w:val="00BB40B3"/>
    <w:pPr>
      <w:ind w:left="1440"/>
    </w:pPr>
    <w:rPr>
      <w:rFonts w:asciiTheme="minorHAnsi" w:hAnsiTheme="minorHAnsi"/>
      <w:sz w:val="20"/>
      <w:szCs w:val="20"/>
    </w:rPr>
  </w:style>
  <w:style w:type="paragraph" w:styleId="TOC8">
    <w:name w:val="toc 8"/>
    <w:basedOn w:val="Normal"/>
    <w:next w:val="Normal"/>
    <w:autoRedefine/>
    <w:uiPriority w:val="39"/>
    <w:unhideWhenUsed/>
    <w:rsid w:val="00BB40B3"/>
    <w:pPr>
      <w:ind w:left="1680"/>
    </w:pPr>
    <w:rPr>
      <w:rFonts w:asciiTheme="minorHAnsi" w:hAnsiTheme="minorHAnsi"/>
      <w:sz w:val="20"/>
      <w:szCs w:val="20"/>
    </w:rPr>
  </w:style>
  <w:style w:type="paragraph" w:styleId="TOC9">
    <w:name w:val="toc 9"/>
    <w:basedOn w:val="Normal"/>
    <w:next w:val="Normal"/>
    <w:autoRedefine/>
    <w:uiPriority w:val="39"/>
    <w:unhideWhenUsed/>
    <w:rsid w:val="00BB40B3"/>
    <w:pPr>
      <w:ind w:left="1920"/>
    </w:pPr>
    <w:rPr>
      <w:rFonts w:asciiTheme="minorHAnsi" w:hAnsiTheme="minorHAnsi"/>
      <w:sz w:val="20"/>
      <w:szCs w:val="20"/>
    </w:rPr>
  </w:style>
  <w:style w:type="character" w:customStyle="1" w:styleId="Heading3Char">
    <w:name w:val="Heading 3 Char"/>
    <w:basedOn w:val="DefaultParagraphFont"/>
    <w:link w:val="Heading3"/>
    <w:uiPriority w:val="9"/>
    <w:rsid w:val="00FD7FA8"/>
    <w:rPr>
      <w:rFonts w:ascii="Times New Roman" w:eastAsiaTheme="majorEastAsia" w:hAnsi="Times New Roman" w:cs="Times New Roman"/>
      <w:color w:val="000000" w:themeColor="text1"/>
      <w:sz w:val="26"/>
      <w:szCs w:val="26"/>
    </w:rPr>
  </w:style>
  <w:style w:type="character" w:customStyle="1" w:styleId="Heading4Char">
    <w:name w:val="Heading 4 Char"/>
    <w:basedOn w:val="DefaultParagraphFont"/>
    <w:link w:val="Heading4"/>
    <w:uiPriority w:val="9"/>
    <w:semiHidden/>
    <w:rsid w:val="007C067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C067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C067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C067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C06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C067C"/>
    <w:rPr>
      <w:rFonts w:asciiTheme="majorHAnsi" w:eastAsiaTheme="majorEastAsia" w:hAnsiTheme="majorHAnsi" w:cstheme="majorBidi"/>
      <w:i/>
      <w:iCs/>
      <w:color w:val="272727" w:themeColor="text1" w:themeTint="D8"/>
      <w:sz w:val="21"/>
      <w:szCs w:val="21"/>
    </w:rPr>
  </w:style>
  <w:style w:type="character" w:styleId="Hyperlink">
    <w:name w:val="Hyperlink"/>
    <w:uiPriority w:val="99"/>
    <w:unhideWhenUsed/>
    <w:rsid w:val="00B8779B"/>
    <w:rPr>
      <w:color w:val="0000FF"/>
      <w:u w:val="single"/>
    </w:rPr>
  </w:style>
  <w:style w:type="paragraph" w:styleId="Header">
    <w:name w:val="header"/>
    <w:basedOn w:val="Normal"/>
    <w:link w:val="HeaderChar"/>
    <w:uiPriority w:val="99"/>
    <w:unhideWhenUsed/>
    <w:rsid w:val="00AA7957"/>
    <w:pPr>
      <w:tabs>
        <w:tab w:val="center" w:pos="4680"/>
        <w:tab w:val="right" w:pos="9360"/>
      </w:tabs>
    </w:pPr>
  </w:style>
  <w:style w:type="character" w:customStyle="1" w:styleId="HeaderChar">
    <w:name w:val="Header Char"/>
    <w:basedOn w:val="DefaultParagraphFont"/>
    <w:link w:val="Header"/>
    <w:uiPriority w:val="99"/>
    <w:rsid w:val="00AA7957"/>
    <w:rPr>
      <w:rFonts w:ascii="Times New Roman" w:hAnsi="Times New Roman"/>
    </w:rPr>
  </w:style>
  <w:style w:type="paragraph" w:styleId="Footer">
    <w:name w:val="footer"/>
    <w:basedOn w:val="Normal"/>
    <w:link w:val="FooterChar"/>
    <w:uiPriority w:val="99"/>
    <w:unhideWhenUsed/>
    <w:rsid w:val="00AA7957"/>
    <w:pPr>
      <w:tabs>
        <w:tab w:val="center" w:pos="4680"/>
        <w:tab w:val="right" w:pos="9360"/>
      </w:tabs>
    </w:pPr>
  </w:style>
  <w:style w:type="character" w:customStyle="1" w:styleId="FooterChar">
    <w:name w:val="Footer Char"/>
    <w:basedOn w:val="DefaultParagraphFont"/>
    <w:link w:val="Footer"/>
    <w:uiPriority w:val="99"/>
    <w:rsid w:val="00AA7957"/>
    <w:rPr>
      <w:rFonts w:ascii="Times New Roman" w:hAnsi="Times New Roman"/>
    </w:rPr>
  </w:style>
  <w:style w:type="character" w:styleId="CommentReference">
    <w:name w:val="annotation reference"/>
    <w:basedOn w:val="DefaultParagraphFont"/>
    <w:uiPriority w:val="99"/>
    <w:semiHidden/>
    <w:unhideWhenUsed/>
    <w:rsid w:val="00A90DEC"/>
    <w:rPr>
      <w:sz w:val="16"/>
      <w:szCs w:val="16"/>
    </w:rPr>
  </w:style>
  <w:style w:type="paragraph" w:styleId="CommentText">
    <w:name w:val="annotation text"/>
    <w:basedOn w:val="Normal"/>
    <w:link w:val="CommentTextChar"/>
    <w:uiPriority w:val="99"/>
    <w:semiHidden/>
    <w:unhideWhenUsed/>
    <w:rsid w:val="00A90DEC"/>
    <w:rPr>
      <w:sz w:val="20"/>
      <w:szCs w:val="20"/>
    </w:rPr>
  </w:style>
  <w:style w:type="character" w:customStyle="1" w:styleId="CommentTextChar">
    <w:name w:val="Comment Text Char"/>
    <w:basedOn w:val="DefaultParagraphFont"/>
    <w:link w:val="CommentText"/>
    <w:uiPriority w:val="99"/>
    <w:semiHidden/>
    <w:rsid w:val="00A90DE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90DEC"/>
    <w:rPr>
      <w:b/>
      <w:bCs/>
    </w:rPr>
  </w:style>
  <w:style w:type="character" w:customStyle="1" w:styleId="CommentSubjectChar">
    <w:name w:val="Comment Subject Char"/>
    <w:basedOn w:val="CommentTextChar"/>
    <w:link w:val="CommentSubject"/>
    <w:uiPriority w:val="99"/>
    <w:semiHidden/>
    <w:rsid w:val="00A90DEC"/>
    <w:rPr>
      <w:rFonts w:ascii="Times New Roman" w:hAnsi="Times New Roman"/>
      <w:b/>
      <w:bCs/>
      <w:sz w:val="20"/>
      <w:szCs w:val="20"/>
    </w:rPr>
  </w:style>
  <w:style w:type="paragraph" w:styleId="BalloonText">
    <w:name w:val="Balloon Text"/>
    <w:basedOn w:val="Normal"/>
    <w:link w:val="BalloonTextChar"/>
    <w:uiPriority w:val="99"/>
    <w:semiHidden/>
    <w:unhideWhenUsed/>
    <w:rsid w:val="00A90DE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0DEC"/>
    <w:rPr>
      <w:rFonts w:ascii="Segoe UI" w:hAnsi="Segoe UI" w:cs="Segoe UI"/>
      <w:sz w:val="18"/>
      <w:szCs w:val="18"/>
    </w:rPr>
  </w:style>
  <w:style w:type="character" w:styleId="UnresolvedMention">
    <w:name w:val="Unresolved Mention"/>
    <w:basedOn w:val="DefaultParagraphFont"/>
    <w:uiPriority w:val="99"/>
    <w:rsid w:val="009746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180263">
      <w:bodyDiv w:val="1"/>
      <w:marLeft w:val="0"/>
      <w:marRight w:val="0"/>
      <w:marTop w:val="0"/>
      <w:marBottom w:val="0"/>
      <w:divBdr>
        <w:top w:val="none" w:sz="0" w:space="0" w:color="auto"/>
        <w:left w:val="none" w:sz="0" w:space="0" w:color="auto"/>
        <w:bottom w:val="none" w:sz="0" w:space="0" w:color="auto"/>
        <w:right w:val="none" w:sz="0" w:space="0" w:color="auto"/>
      </w:divBdr>
    </w:div>
    <w:div w:id="1493176702">
      <w:bodyDiv w:val="1"/>
      <w:marLeft w:val="0"/>
      <w:marRight w:val="0"/>
      <w:marTop w:val="0"/>
      <w:marBottom w:val="0"/>
      <w:divBdr>
        <w:top w:val="none" w:sz="0" w:space="0" w:color="auto"/>
        <w:left w:val="none" w:sz="0" w:space="0" w:color="auto"/>
        <w:bottom w:val="none" w:sz="0" w:space="0" w:color="auto"/>
        <w:right w:val="none" w:sz="0" w:space="0" w:color="auto"/>
      </w:divBdr>
    </w:div>
    <w:div w:id="169819473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oecd-nea.org/science/wpec"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emf"/><Relationship Id="rId18" Type="http://schemas.openxmlformats.org/officeDocument/2006/relationships/image" Target="media/image7.tiff"/><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6.tif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tiff"/><Relationship Id="rId20"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em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www.oecd-nea.org/dbdata/hprl/hprlview.pl?ID=435)" TargetMode="External"/><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2" Type="http://schemas.openxmlformats.org/officeDocument/2006/relationships/oleObject" Target="file:///\\localhost\\Users\nssc\talys\238U_nn\nn.L11.ld1.rp75vsr1p25_and_magne.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6952576092916503"/>
          <c:y val="6.0416666666666702E-2"/>
          <c:w val="0.66637171481278401"/>
          <c:h val="0.66867271799358396"/>
        </c:manualLayout>
      </c:layout>
      <c:scatterChart>
        <c:scatterStyle val="smoothMarker"/>
        <c:varyColors val="0"/>
        <c:ser>
          <c:idx val="1"/>
          <c:order val="0"/>
          <c:tx>
            <c:v>GC LD</c:v>
          </c:tx>
          <c:spPr>
            <a:ln w="19050" cap="rnd">
              <a:solidFill>
                <a:schemeClr val="accent2"/>
              </a:solidFill>
              <a:round/>
            </a:ln>
            <a:effectLst/>
          </c:spPr>
          <c:marker>
            <c:symbol val="none"/>
          </c:marker>
          <c:xVal>
            <c:numRef>
              <c:f>nn.L11.ld1.rp75!$J$2:$J$71</c:f>
              <c:numCache>
                <c:formatCode>General</c:formatCode>
                <c:ptCount val="7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pt idx="50">
                  <c:v>5.0999999999999996</c:v>
                </c:pt>
                <c:pt idx="51">
                  <c:v>5.2</c:v>
                </c:pt>
                <c:pt idx="52">
                  <c:v>5.3</c:v>
                </c:pt>
                <c:pt idx="53">
                  <c:v>5.4</c:v>
                </c:pt>
                <c:pt idx="54">
                  <c:v>5.5</c:v>
                </c:pt>
                <c:pt idx="55">
                  <c:v>5.6</c:v>
                </c:pt>
                <c:pt idx="56">
                  <c:v>5.7</c:v>
                </c:pt>
                <c:pt idx="57">
                  <c:v>5.8</c:v>
                </c:pt>
                <c:pt idx="58">
                  <c:v>5.9</c:v>
                </c:pt>
                <c:pt idx="59">
                  <c:v>6</c:v>
                </c:pt>
                <c:pt idx="60">
                  <c:v>6.1</c:v>
                </c:pt>
                <c:pt idx="61">
                  <c:v>6.2</c:v>
                </c:pt>
                <c:pt idx="62">
                  <c:v>6.3</c:v>
                </c:pt>
                <c:pt idx="63">
                  <c:v>6.4</c:v>
                </c:pt>
                <c:pt idx="64">
                  <c:v>6.5</c:v>
                </c:pt>
                <c:pt idx="65">
                  <c:v>6.6</c:v>
                </c:pt>
                <c:pt idx="66">
                  <c:v>6.7</c:v>
                </c:pt>
                <c:pt idx="67">
                  <c:v>6.8</c:v>
                </c:pt>
                <c:pt idx="68">
                  <c:v>6.9</c:v>
                </c:pt>
                <c:pt idx="69">
                  <c:v>7</c:v>
                </c:pt>
              </c:numCache>
            </c:numRef>
          </c:xVal>
          <c:yVal>
            <c:numRef>
              <c:f>nn.L11.ld1.rp75!$K$2:$K$71</c:f>
              <c:numCache>
                <c:formatCode>General</c:formatCode>
                <c:ptCount val="70"/>
                <c:pt idx="0">
                  <c:v>0</c:v>
                </c:pt>
                <c:pt idx="1">
                  <c:v>0</c:v>
                </c:pt>
                <c:pt idx="2">
                  <c:v>0</c:v>
                </c:pt>
                <c:pt idx="3">
                  <c:v>0</c:v>
                </c:pt>
                <c:pt idx="4">
                  <c:v>0</c:v>
                </c:pt>
                <c:pt idx="5">
                  <c:v>0</c:v>
                </c:pt>
                <c:pt idx="6">
                  <c:v>0</c:v>
                </c:pt>
                <c:pt idx="7">
                  <c:v>0</c:v>
                </c:pt>
                <c:pt idx="8">
                  <c:v>0</c:v>
                </c:pt>
                <c:pt idx="9">
                  <c:v>0.99328460917849204</c:v>
                </c:pt>
                <c:pt idx="10">
                  <c:v>0.99406434290645795</c:v>
                </c:pt>
                <c:pt idx="11">
                  <c:v>0.99445515718389199</c:v>
                </c:pt>
                <c:pt idx="12">
                  <c:v>0.99011881947106195</c:v>
                </c:pt>
                <c:pt idx="13">
                  <c:v>0.98100174065768597</c:v>
                </c:pt>
                <c:pt idx="14">
                  <c:v>0.96834126535095</c:v>
                </c:pt>
                <c:pt idx="15">
                  <c:v>0.95313492423555002</c:v>
                </c:pt>
                <c:pt idx="16">
                  <c:v>0.936060779272192</c:v>
                </c:pt>
                <c:pt idx="17">
                  <c:v>0.91749358801257397</c:v>
                </c:pt>
                <c:pt idx="18">
                  <c:v>0.89777965221904998</c:v>
                </c:pt>
                <c:pt idx="19">
                  <c:v>0.87736068284399205</c:v>
                </c:pt>
                <c:pt idx="20">
                  <c:v>0.85670630873963005</c:v>
                </c:pt>
                <c:pt idx="21">
                  <c:v>0.83622062403985398</c:v>
                </c:pt>
                <c:pt idx="22">
                  <c:v>0.81619558421901195</c:v>
                </c:pt>
                <c:pt idx="23">
                  <c:v>0.79683065016852905</c:v>
                </c:pt>
                <c:pt idx="24">
                  <c:v>0.77822230410865101</c:v>
                </c:pt>
                <c:pt idx="25">
                  <c:v>0.76043930136152005</c:v>
                </c:pt>
                <c:pt idx="26">
                  <c:v>0.74350511374904404</c:v>
                </c:pt>
                <c:pt idx="27">
                  <c:v>0.72743148691374404</c:v>
                </c:pt>
                <c:pt idx="28">
                  <c:v>0.71222198334153997</c:v>
                </c:pt>
                <c:pt idx="29">
                  <c:v>0.69784671161860901</c:v>
                </c:pt>
                <c:pt idx="30">
                  <c:v>0.68425617091976199</c:v>
                </c:pt>
                <c:pt idx="31">
                  <c:v>0.67145293700617503</c:v>
                </c:pt>
                <c:pt idx="32">
                  <c:v>0.659370720687804</c:v>
                </c:pt>
                <c:pt idx="33">
                  <c:v>0.64794729716966304</c:v>
                </c:pt>
                <c:pt idx="34">
                  <c:v>0.63713277632126997</c:v>
                </c:pt>
                <c:pt idx="35">
                  <c:v>0.62687223056359198</c:v>
                </c:pt>
                <c:pt idx="36">
                  <c:v>0.61711236890549004</c:v>
                </c:pt>
                <c:pt idx="37">
                  <c:v>0.60780002867657601</c:v>
                </c:pt>
                <c:pt idx="38">
                  <c:v>0.59889979739438404</c:v>
                </c:pt>
                <c:pt idx="39">
                  <c:v>0.59034870981147802</c:v>
                </c:pt>
                <c:pt idx="40">
                  <c:v>0.58217532436625996</c:v>
                </c:pt>
                <c:pt idx="41">
                  <c:v>0.57427306486940299</c:v>
                </c:pt>
                <c:pt idx="42">
                  <c:v>0.56667397765861705</c:v>
                </c:pt>
                <c:pt idx="43">
                  <c:v>0.55936798803290999</c:v>
                </c:pt>
                <c:pt idx="44">
                  <c:v>0.55231375693837204</c:v>
                </c:pt>
                <c:pt idx="45">
                  <c:v>0.54563472673523705</c:v>
                </c:pt>
                <c:pt idx="46">
                  <c:v>0.53956993413405696</c:v>
                </c:pt>
                <c:pt idx="47">
                  <c:v>0.53396871825324799</c:v>
                </c:pt>
                <c:pt idx="48">
                  <c:v>0.52906007419646495</c:v>
                </c:pt>
                <c:pt idx="49">
                  <c:v>0.52487232999731204</c:v>
                </c:pt>
                <c:pt idx="50">
                  <c:v>0.52112277121115902</c:v>
                </c:pt>
                <c:pt idx="51">
                  <c:v>0.51781758072724304</c:v>
                </c:pt>
                <c:pt idx="52">
                  <c:v>0.51513022304754497</c:v>
                </c:pt>
                <c:pt idx="53">
                  <c:v>0.51270920813833298</c:v>
                </c:pt>
                <c:pt idx="54">
                  <c:v>0.51073075212781704</c:v>
                </c:pt>
                <c:pt idx="55">
                  <c:v>0.50904532671792302</c:v>
                </c:pt>
                <c:pt idx="56">
                  <c:v>0.50750795483227595</c:v>
                </c:pt>
                <c:pt idx="57">
                  <c:v>0.50622571948542305</c:v>
                </c:pt>
                <c:pt idx="58">
                  <c:v>0.50515298752462201</c:v>
                </c:pt>
                <c:pt idx="59">
                  <c:v>0.50420695448780295</c:v>
                </c:pt>
                <c:pt idx="60">
                  <c:v>0.50340796737249704</c:v>
                </c:pt>
                <c:pt idx="61">
                  <c:v>0.50271526519519005</c:v>
                </c:pt>
                <c:pt idx="62">
                  <c:v>0.50211865087396401</c:v>
                </c:pt>
                <c:pt idx="63">
                  <c:v>0.50160308079887705</c:v>
                </c:pt>
                <c:pt idx="64">
                  <c:v>0.50117153104930401</c:v>
                </c:pt>
                <c:pt idx="65">
                  <c:v>0.50081130094492698</c:v>
                </c:pt>
                <c:pt idx="66">
                  <c:v>0.50052153124619303</c:v>
                </c:pt>
                <c:pt idx="67">
                  <c:v>0.50028205031777695</c:v>
                </c:pt>
                <c:pt idx="68">
                  <c:v>0.50008753470954104</c:v>
                </c:pt>
                <c:pt idx="69">
                  <c:v>0.49992805652904798</c:v>
                </c:pt>
              </c:numCache>
            </c:numRef>
          </c:yVal>
          <c:smooth val="1"/>
          <c:extLst>
            <c:ext xmlns:c16="http://schemas.microsoft.com/office/drawing/2014/chart" uri="{C3380CC4-5D6E-409C-BE32-E72D297353CC}">
              <c16:uniqueId val="{00000000-DBC5-4B1A-8D48-32C22617CDD7}"/>
            </c:ext>
          </c:extLst>
        </c:ser>
        <c:ser>
          <c:idx val="0"/>
          <c:order val="1"/>
          <c:tx>
            <c:v>Oslo LD vs. GC LD</c:v>
          </c:tx>
          <c:spPr>
            <a:ln w="19050" cap="rnd">
              <a:solidFill>
                <a:schemeClr val="tx1"/>
              </a:solidFill>
              <a:prstDash val="sysDash"/>
              <a:round/>
            </a:ln>
            <a:effectLst/>
          </c:spPr>
          <c:marker>
            <c:symbol val="none"/>
          </c:marker>
          <c:xVal>
            <c:numRef>
              <c:f>[1]nn.L11!$J$2:$J$71</c:f>
              <c:numCache>
                <c:formatCode>General</c:formatCode>
                <c:ptCount val="70"/>
                <c:pt idx="0">
                  <c:v>0.1</c:v>
                </c:pt>
                <c:pt idx="1">
                  <c:v>0.2</c:v>
                </c:pt>
                <c:pt idx="2">
                  <c:v>0.3</c:v>
                </c:pt>
                <c:pt idx="3">
                  <c:v>0.4</c:v>
                </c:pt>
                <c:pt idx="4">
                  <c:v>0.5</c:v>
                </c:pt>
                <c:pt idx="5">
                  <c:v>0.6</c:v>
                </c:pt>
                <c:pt idx="6">
                  <c:v>0.7</c:v>
                </c:pt>
                <c:pt idx="7">
                  <c:v>0.8</c:v>
                </c:pt>
                <c:pt idx="8">
                  <c:v>0.9</c:v>
                </c:pt>
                <c:pt idx="9">
                  <c:v>1</c:v>
                </c:pt>
                <c:pt idx="10">
                  <c:v>1.1000000000000001</c:v>
                </c:pt>
                <c:pt idx="11">
                  <c:v>1.2</c:v>
                </c:pt>
                <c:pt idx="12">
                  <c:v>1.3</c:v>
                </c:pt>
                <c:pt idx="13">
                  <c:v>1.4</c:v>
                </c:pt>
                <c:pt idx="14">
                  <c:v>1.5</c:v>
                </c:pt>
                <c:pt idx="15">
                  <c:v>1.6</c:v>
                </c:pt>
                <c:pt idx="16">
                  <c:v>1.7</c:v>
                </c:pt>
                <c:pt idx="17">
                  <c:v>1.8</c:v>
                </c:pt>
                <c:pt idx="18">
                  <c:v>1.9</c:v>
                </c:pt>
                <c:pt idx="19">
                  <c:v>2</c:v>
                </c:pt>
                <c:pt idx="20">
                  <c:v>2.1</c:v>
                </c:pt>
                <c:pt idx="21">
                  <c:v>2.2000000000000002</c:v>
                </c:pt>
                <c:pt idx="22">
                  <c:v>2.2999999999999998</c:v>
                </c:pt>
                <c:pt idx="23">
                  <c:v>2.4</c:v>
                </c:pt>
                <c:pt idx="24">
                  <c:v>2.5</c:v>
                </c:pt>
                <c:pt idx="25">
                  <c:v>2.6</c:v>
                </c:pt>
                <c:pt idx="26">
                  <c:v>2.7</c:v>
                </c:pt>
                <c:pt idx="27">
                  <c:v>2.8</c:v>
                </c:pt>
                <c:pt idx="28">
                  <c:v>2.9</c:v>
                </c:pt>
                <c:pt idx="29">
                  <c:v>3</c:v>
                </c:pt>
                <c:pt idx="30">
                  <c:v>3.1</c:v>
                </c:pt>
                <c:pt idx="31">
                  <c:v>3.2</c:v>
                </c:pt>
                <c:pt idx="32">
                  <c:v>3.3</c:v>
                </c:pt>
                <c:pt idx="33">
                  <c:v>3.4</c:v>
                </c:pt>
                <c:pt idx="34">
                  <c:v>3.5</c:v>
                </c:pt>
                <c:pt idx="35">
                  <c:v>3.6</c:v>
                </c:pt>
                <c:pt idx="36">
                  <c:v>3.7</c:v>
                </c:pt>
                <c:pt idx="37">
                  <c:v>3.8</c:v>
                </c:pt>
                <c:pt idx="38">
                  <c:v>3.9</c:v>
                </c:pt>
                <c:pt idx="39">
                  <c:v>4</c:v>
                </c:pt>
                <c:pt idx="40">
                  <c:v>4.0999999999999996</c:v>
                </c:pt>
                <c:pt idx="41">
                  <c:v>4.2</c:v>
                </c:pt>
                <c:pt idx="42">
                  <c:v>4.3</c:v>
                </c:pt>
                <c:pt idx="43">
                  <c:v>4.4000000000000004</c:v>
                </c:pt>
                <c:pt idx="44">
                  <c:v>4.5</c:v>
                </c:pt>
                <c:pt idx="45">
                  <c:v>4.5999999999999996</c:v>
                </c:pt>
                <c:pt idx="46">
                  <c:v>4.7</c:v>
                </c:pt>
                <c:pt idx="47">
                  <c:v>4.8</c:v>
                </c:pt>
                <c:pt idx="48">
                  <c:v>4.9000000000000004</c:v>
                </c:pt>
                <c:pt idx="49">
                  <c:v>5</c:v>
                </c:pt>
                <c:pt idx="50">
                  <c:v>5.0999999999999996</c:v>
                </c:pt>
                <c:pt idx="51">
                  <c:v>5.2</c:v>
                </c:pt>
                <c:pt idx="52">
                  <c:v>5.3</c:v>
                </c:pt>
                <c:pt idx="53">
                  <c:v>5.4</c:v>
                </c:pt>
                <c:pt idx="54">
                  <c:v>5.5</c:v>
                </c:pt>
                <c:pt idx="55">
                  <c:v>5.6</c:v>
                </c:pt>
                <c:pt idx="56">
                  <c:v>5.7</c:v>
                </c:pt>
                <c:pt idx="57">
                  <c:v>5.8</c:v>
                </c:pt>
                <c:pt idx="58">
                  <c:v>5.9</c:v>
                </c:pt>
                <c:pt idx="59">
                  <c:v>6</c:v>
                </c:pt>
                <c:pt idx="60">
                  <c:v>6.1</c:v>
                </c:pt>
                <c:pt idx="61">
                  <c:v>6.2</c:v>
                </c:pt>
                <c:pt idx="62">
                  <c:v>6.3</c:v>
                </c:pt>
                <c:pt idx="63">
                  <c:v>6.4</c:v>
                </c:pt>
                <c:pt idx="64">
                  <c:v>6.5</c:v>
                </c:pt>
                <c:pt idx="65">
                  <c:v>6.6</c:v>
                </c:pt>
                <c:pt idx="66">
                  <c:v>6.7</c:v>
                </c:pt>
                <c:pt idx="67">
                  <c:v>6.8</c:v>
                </c:pt>
                <c:pt idx="68">
                  <c:v>6.9</c:v>
                </c:pt>
                <c:pt idx="69">
                  <c:v>7</c:v>
                </c:pt>
              </c:numCache>
            </c:numRef>
          </c:xVal>
          <c:yVal>
            <c:numRef>
              <c:f>[1]nn.L11!$K$2:$K$71</c:f>
              <c:numCache>
                <c:formatCode>General</c:formatCode>
                <c:ptCount val="70"/>
                <c:pt idx="0">
                  <c:v>0</c:v>
                </c:pt>
                <c:pt idx="1">
                  <c:v>0</c:v>
                </c:pt>
                <c:pt idx="2">
                  <c:v>0</c:v>
                </c:pt>
                <c:pt idx="3">
                  <c:v>0</c:v>
                </c:pt>
                <c:pt idx="4">
                  <c:v>0</c:v>
                </c:pt>
                <c:pt idx="5">
                  <c:v>0</c:v>
                </c:pt>
                <c:pt idx="6">
                  <c:v>0</c:v>
                </c:pt>
                <c:pt idx="7">
                  <c:v>0</c:v>
                </c:pt>
                <c:pt idx="8">
                  <c:v>0</c:v>
                </c:pt>
                <c:pt idx="9">
                  <c:v>0.99680900039714604</c:v>
                </c:pt>
                <c:pt idx="10">
                  <c:v>0.99689622469800498</c:v>
                </c:pt>
                <c:pt idx="11">
                  <c:v>0.99655643531131899</c:v>
                </c:pt>
                <c:pt idx="12">
                  <c:v>0.99312838230348199</c:v>
                </c:pt>
                <c:pt idx="13">
                  <c:v>0.98633202345309401</c:v>
                </c:pt>
                <c:pt idx="14">
                  <c:v>0.975907780979827</c:v>
                </c:pt>
                <c:pt idx="15">
                  <c:v>0.96103190646232795</c:v>
                </c:pt>
                <c:pt idx="16">
                  <c:v>0.94212057397521898</c:v>
                </c:pt>
                <c:pt idx="17">
                  <c:v>0.92194230945491196</c:v>
                </c:pt>
                <c:pt idx="18">
                  <c:v>0.90343476673023904</c:v>
                </c:pt>
                <c:pt idx="19">
                  <c:v>0.88792565753971897</c:v>
                </c:pt>
                <c:pt idx="20">
                  <c:v>0.87547931708420101</c:v>
                </c:pt>
                <c:pt idx="21">
                  <c:v>0.86576204656199196</c:v>
                </c:pt>
                <c:pt idx="22">
                  <c:v>0.85831278055372195</c:v>
                </c:pt>
                <c:pt idx="23">
                  <c:v>0.85277142147312301</c:v>
                </c:pt>
                <c:pt idx="24">
                  <c:v>0.84883760870583402</c:v>
                </c:pt>
                <c:pt idx="25">
                  <c:v>0.84625354059760005</c:v>
                </c:pt>
                <c:pt idx="26">
                  <c:v>0.84481691217975496</c:v>
                </c:pt>
                <c:pt idx="27">
                  <c:v>0.84436497712229597</c:v>
                </c:pt>
                <c:pt idx="28">
                  <c:v>0.84475262368815596</c:v>
                </c:pt>
                <c:pt idx="29">
                  <c:v>0.84586918308816705</c:v>
                </c:pt>
                <c:pt idx="30">
                  <c:v>0.84758332774742795</c:v>
                </c:pt>
                <c:pt idx="31">
                  <c:v>0.84981860166907297</c:v>
                </c:pt>
                <c:pt idx="32">
                  <c:v>0.85247277688043699</c:v>
                </c:pt>
                <c:pt idx="33">
                  <c:v>0.85548280937711096</c:v>
                </c:pt>
                <c:pt idx="34">
                  <c:v>0.85882824771899302</c:v>
                </c:pt>
                <c:pt idx="35">
                  <c:v>0.862591983209825</c:v>
                </c:pt>
                <c:pt idx="36">
                  <c:v>0.86707689783192798</c:v>
                </c:pt>
                <c:pt idx="37">
                  <c:v>0.87267715511637001</c:v>
                </c:pt>
                <c:pt idx="38">
                  <c:v>0.87941958983817803</c:v>
                </c:pt>
                <c:pt idx="39">
                  <c:v>0.88672972149842599</c:v>
                </c:pt>
                <c:pt idx="40">
                  <c:v>0.89376088770159801</c:v>
                </c:pt>
                <c:pt idx="41">
                  <c:v>0.90000812438292599</c:v>
                </c:pt>
                <c:pt idx="42">
                  <c:v>0.905375753768623</c:v>
                </c:pt>
                <c:pt idx="43">
                  <c:v>0.90986618097643501</c:v>
                </c:pt>
                <c:pt idx="44">
                  <c:v>0.91350034395780799</c:v>
                </c:pt>
                <c:pt idx="45">
                  <c:v>0.91626620279855697</c:v>
                </c:pt>
                <c:pt idx="46">
                  <c:v>0.91834828537937396</c:v>
                </c:pt>
                <c:pt idx="47">
                  <c:v>0.91993428062885796</c:v>
                </c:pt>
                <c:pt idx="48">
                  <c:v>0.92133925583376397</c:v>
                </c:pt>
                <c:pt idx="49">
                  <c:v>0.922826592733336</c:v>
                </c:pt>
                <c:pt idx="50">
                  <c:v>0.92483918349553296</c:v>
                </c:pt>
                <c:pt idx="51">
                  <c:v>0.92754574559627501</c:v>
                </c:pt>
                <c:pt idx="52">
                  <c:v>0.93114012662909096</c:v>
                </c:pt>
                <c:pt idx="53">
                  <c:v>0.93623627531327303</c:v>
                </c:pt>
                <c:pt idx="54">
                  <c:v>0.94301942587079801</c:v>
                </c:pt>
                <c:pt idx="55">
                  <c:v>0.95187697074560995</c:v>
                </c:pt>
                <c:pt idx="56">
                  <c:v>0.96294164788649095</c:v>
                </c:pt>
                <c:pt idx="57">
                  <c:v>0.97637854872225405</c:v>
                </c:pt>
                <c:pt idx="58">
                  <c:v>0.99160618658399102</c:v>
                </c:pt>
                <c:pt idx="59">
                  <c:v>1.0083592051895891</c:v>
                </c:pt>
                <c:pt idx="60">
                  <c:v>1.026371536157737</c:v>
                </c:pt>
                <c:pt idx="61">
                  <c:v>1.045735367638204</c:v>
                </c:pt>
                <c:pt idx="62">
                  <c:v>1.06669161520063</c:v>
                </c:pt>
                <c:pt idx="63">
                  <c:v>1.0895400835134901</c:v>
                </c:pt>
                <c:pt idx="64">
                  <c:v>1.1146263509977901</c:v>
                </c:pt>
                <c:pt idx="65">
                  <c:v>1.1423507266594699</c:v>
                </c:pt>
                <c:pt idx="66">
                  <c:v>1.173261078004199</c:v>
                </c:pt>
                <c:pt idx="67">
                  <c:v>1.2080821801511159</c:v>
                </c:pt>
                <c:pt idx="68">
                  <c:v>1.2473658344800469</c:v>
                </c:pt>
                <c:pt idx="69">
                  <c:v>1.291490947656996</c:v>
                </c:pt>
              </c:numCache>
            </c:numRef>
          </c:yVal>
          <c:smooth val="1"/>
          <c:extLst>
            <c:ext xmlns:c16="http://schemas.microsoft.com/office/drawing/2014/chart" uri="{C3380CC4-5D6E-409C-BE32-E72D297353CC}">
              <c16:uniqueId val="{00000001-DBC5-4B1A-8D48-32C22617CDD7}"/>
            </c:ext>
          </c:extLst>
        </c:ser>
        <c:dLbls>
          <c:showLegendKey val="0"/>
          <c:showVal val="0"/>
          <c:showCatName val="0"/>
          <c:showSerName val="0"/>
          <c:showPercent val="0"/>
          <c:showBubbleSize val="0"/>
        </c:dLbls>
        <c:axId val="-145185264"/>
        <c:axId val="-470009088"/>
      </c:scatterChart>
      <c:valAx>
        <c:axId val="-145185264"/>
        <c:scaling>
          <c:orientation val="minMax"/>
          <c:max val="7"/>
          <c:min val="1"/>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charset="0"/>
                    <a:ea typeface="Times New Roman" charset="0"/>
                    <a:cs typeface="Times New Roman" charset="0"/>
                  </a:defRPr>
                </a:pPr>
                <a:r>
                  <a:rPr lang="en-US" sz="1200"/>
                  <a:t>Neutron Energy (MeV)</a:t>
                </a:r>
              </a:p>
            </c:rich>
          </c:tx>
          <c:overlay val="0"/>
          <c:spPr>
            <a:noFill/>
            <a:ln>
              <a:noFill/>
            </a:ln>
            <a:effectLst/>
          </c:sp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crossAx val="-470009088"/>
        <c:crosses val="autoZero"/>
        <c:crossBetween val="midCat"/>
        <c:majorUnit val="1"/>
        <c:minorUnit val="0.5"/>
      </c:valAx>
      <c:valAx>
        <c:axId val="-470009088"/>
        <c:scaling>
          <c:orientation val="minMax"/>
          <c:max val="2"/>
          <c:min val="0"/>
        </c:scaling>
        <c:delete val="0"/>
        <c:axPos val="l"/>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charset="0"/>
                    <a:ea typeface="Times New Roman" charset="0"/>
                    <a:cs typeface="Times New Roman" charset="0"/>
                  </a:defRPr>
                </a:pPr>
                <a:r>
                  <a:rPr lang="en-US"/>
                  <a:t>Ratio</a:t>
                </a:r>
              </a:p>
            </c:rich>
          </c:tx>
          <c:overlay val="0"/>
          <c:spPr>
            <a:noFill/>
            <a:ln>
              <a:noFill/>
            </a:ln>
            <a:effectLst/>
          </c:sp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crossAx val="-145185264"/>
        <c:crosses val="autoZero"/>
        <c:crossBetween val="midCat"/>
        <c:majorUnit val="0.4"/>
      </c:valAx>
      <c:spPr>
        <a:noFill/>
        <a:ln>
          <a:noFill/>
        </a:ln>
        <a:effectLst/>
      </c:spPr>
    </c:plotArea>
    <c:legend>
      <c:legendPos val="r"/>
      <c:layout>
        <c:manualLayout>
          <c:xMode val="edge"/>
          <c:yMode val="edge"/>
          <c:x val="0.245976082704914"/>
          <c:y val="1.2140670979776299E-2"/>
          <c:w val="0.75080904568349904"/>
          <c:h val="0.241768732278104"/>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charset="0"/>
              <a:ea typeface="Times New Roman" charset="0"/>
              <a:cs typeface="Times New Roman"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400">
          <a:latin typeface="Times New Roman" charset="0"/>
          <a:ea typeface="Times New Roman" charset="0"/>
          <a:cs typeface="Times New Roman" charset="0"/>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413</TotalTime>
  <Pages>22</Pages>
  <Words>8159</Words>
  <Characters>46508</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Bernstein</dc:creator>
  <cp:keywords/>
  <dc:description/>
  <cp:lastModifiedBy>Andrew</cp:lastModifiedBy>
  <cp:revision>21</cp:revision>
  <dcterms:created xsi:type="dcterms:W3CDTF">2018-12-02T23:12:00Z</dcterms:created>
  <dcterms:modified xsi:type="dcterms:W3CDTF">2018-12-09T02:56:00Z</dcterms:modified>
</cp:coreProperties>
</file>